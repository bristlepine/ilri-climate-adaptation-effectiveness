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D77972" w:rsidRDefault="00000000">
      <w:pPr>
        <w:pStyle w:val="Title"/>
        <w:jc w:val="center"/>
        <w:rPr>
          <w:b/>
          <w:bCs/>
          <w:sz w:val="64"/>
          <w:szCs w:val="64"/>
        </w:rPr>
      </w:pPr>
      <w:bookmarkStart w:id="0" w:name="_heading=h.17f0dgufbwi3" w:colFirst="0" w:colLast="0"/>
      <w:bookmarkEnd w:id="0"/>
      <w:r>
        <w:rPr>
          <w:b/>
          <w:bCs/>
          <w:color w:val="21472E"/>
          <w:sz w:val="64"/>
          <w:szCs w:val="64"/>
        </w:rPr>
        <w:t>Measuring what matters: tracking climate adaptation processes and outcomes for smallholder producers in the agriculture sector</w:t>
      </w:r>
      <w:r>
        <w:rPr>
          <w:noProof/>
        </w:rPr>
        <w:drawing>
          <wp:anchor distT="0" distB="0" distL="0" distR="0" simplePos="0" relativeHeight="251658240" behindDoc="1" locked="0" layoutInCell="1" hidden="0" allowOverlap="1" wp14:anchorId="3977A6CD" wp14:editId="3E46CE08">
            <wp:simplePos x="0" y="0"/>
            <wp:positionH relativeFrom="column">
              <wp:posOffset>-933441</wp:posOffset>
            </wp:positionH>
            <wp:positionV relativeFrom="paragraph">
              <wp:posOffset>523875</wp:posOffset>
            </wp:positionV>
            <wp:extent cx="7810500" cy="5860253"/>
            <wp:effectExtent l="0" t="0" r="0" b="0"/>
            <wp:wrapNone/>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7810500" cy="5860253"/>
                    </a:xfrm>
                    <a:prstGeom prst="rect">
                      <a:avLst/>
                    </a:prstGeom>
                    <a:ln/>
                  </pic:spPr>
                </pic:pic>
              </a:graphicData>
            </a:graphic>
          </wp:anchor>
        </w:drawing>
      </w:r>
    </w:p>
    <w:p w14:paraId="00000002" w14:textId="77777777" w:rsidR="00D77972" w:rsidRDefault="00D77972">
      <w:pPr>
        <w:rPr>
          <w:b/>
          <w:bCs/>
          <w:color w:val="4D311A"/>
          <w:sz w:val="44"/>
          <w:szCs w:val="44"/>
        </w:rPr>
      </w:pPr>
    </w:p>
    <w:p w14:paraId="00000003" w14:textId="77777777" w:rsidR="00D77972" w:rsidRDefault="00000000">
      <w:pPr>
        <w:jc w:val="center"/>
        <w:rPr>
          <w:b/>
          <w:bCs/>
          <w:color w:val="4D311A"/>
          <w:sz w:val="44"/>
          <w:szCs w:val="44"/>
        </w:rPr>
      </w:pPr>
      <w:r>
        <w:rPr>
          <w:b/>
          <w:bCs/>
          <w:color w:val="4D311A"/>
          <w:sz w:val="52"/>
          <w:szCs w:val="52"/>
        </w:rPr>
        <w:t xml:space="preserve">Deliverable 5: Systematic Map </w:t>
      </w:r>
    </w:p>
    <w:p w14:paraId="00000004" w14:textId="77777777" w:rsidR="00D77972" w:rsidRDefault="00D77972">
      <w:pPr>
        <w:jc w:val="center"/>
        <w:rPr>
          <w:color w:val="3C3C3C"/>
          <w:sz w:val="40"/>
          <w:szCs w:val="40"/>
        </w:rPr>
      </w:pPr>
    </w:p>
    <w:p w14:paraId="00000005" w14:textId="1A606D98" w:rsidR="00D77972" w:rsidRDefault="00000000">
      <w:pPr>
        <w:spacing w:before="0" w:after="0" w:line="276" w:lineRule="auto"/>
        <w:jc w:val="center"/>
        <w:rPr>
          <w:b/>
          <w:bCs/>
          <w:color w:val="3C3C3C"/>
          <w:sz w:val="32"/>
          <w:szCs w:val="32"/>
        </w:rPr>
      </w:pPr>
      <w:r>
        <w:rPr>
          <w:b/>
          <w:bCs/>
          <w:color w:val="3C3C3C"/>
          <w:sz w:val="32"/>
          <w:szCs w:val="32"/>
        </w:rPr>
        <w:t>June 20</w:t>
      </w:r>
      <w:del w:id="1" w:author="Zarrar Khan" w:date="2026-06-17T11:42:00Z" w16du:dateUtc="2026-06-17T06:42:00Z">
        <w:r w:rsidDel="00CC237D">
          <w:rPr>
            <w:b/>
            <w:bCs/>
            <w:color w:val="3C3C3C"/>
            <w:sz w:val="32"/>
            <w:szCs w:val="32"/>
          </w:rPr>
          <w:delText>26,</w:delText>
        </w:r>
      </w:del>
      <w:ins w:id="2" w:author="Zarrar Khan" w:date="2026-06-17T11:42:00Z" w16du:dateUtc="2026-06-17T06:42:00Z">
        <w:r w:rsidR="00CC237D">
          <w:rPr>
            <w:b/>
            <w:bCs/>
            <w:color w:val="3C3C3C"/>
            <w:sz w:val="32"/>
            <w:szCs w:val="32"/>
          </w:rPr>
          <w:t>1</w:t>
        </w:r>
      </w:ins>
      <w:r>
        <w:rPr>
          <w:b/>
          <w:bCs/>
          <w:color w:val="3C3C3C"/>
          <w:sz w:val="32"/>
          <w:szCs w:val="32"/>
        </w:rPr>
        <w:t xml:space="preserve"> v0</w:t>
      </w:r>
      <w:r w:rsidR="00CE6DE8">
        <w:rPr>
          <w:b/>
          <w:bCs/>
          <w:color w:val="3C3C3C"/>
          <w:sz w:val="32"/>
          <w:szCs w:val="32"/>
        </w:rPr>
        <w:t>3</w:t>
      </w:r>
    </w:p>
    <w:p w14:paraId="00000006" w14:textId="77777777" w:rsidR="00D77972" w:rsidRDefault="00D77972">
      <w:pPr>
        <w:spacing w:before="200" w:after="0"/>
        <w:ind w:left="1710" w:firstLine="450"/>
        <w:rPr>
          <w:i/>
          <w:iCs/>
          <w:color w:val="4D311A"/>
          <w:sz w:val="32"/>
          <w:szCs w:val="32"/>
        </w:rPr>
      </w:pPr>
    </w:p>
    <w:p w14:paraId="00000007" w14:textId="77777777" w:rsidR="00D77972" w:rsidRDefault="00D77972">
      <w:pPr>
        <w:spacing w:before="200" w:after="0"/>
        <w:ind w:left="1710" w:firstLine="450"/>
        <w:rPr>
          <w:i/>
          <w:iCs/>
          <w:color w:val="4D311A"/>
          <w:sz w:val="32"/>
          <w:szCs w:val="32"/>
        </w:rPr>
      </w:pPr>
    </w:p>
    <w:p w14:paraId="00000008" w14:textId="77777777" w:rsidR="00D77972" w:rsidRDefault="00000000">
      <w:pPr>
        <w:spacing w:before="200" w:after="0"/>
        <w:ind w:left="1710" w:firstLine="450"/>
        <w:rPr>
          <w:color w:val="3C3C3C"/>
          <w:sz w:val="14"/>
          <w:szCs w:val="14"/>
        </w:rPr>
      </w:pPr>
      <w:r>
        <w:rPr>
          <w:color w:val="3C3C3C"/>
          <w:sz w:val="24"/>
          <w:szCs w:val="24"/>
        </w:rPr>
        <w:tab/>
        <w:t xml:space="preserve">           </w:t>
      </w:r>
    </w:p>
    <w:p w14:paraId="00000009" w14:textId="77777777" w:rsidR="00D77972" w:rsidRDefault="00000000">
      <w:pPr>
        <w:ind w:left="1710" w:firstLine="450"/>
        <w:rPr>
          <w:color w:val="4D311A"/>
          <w:sz w:val="40"/>
          <w:szCs w:val="40"/>
        </w:rPr>
      </w:pPr>
      <w:r>
        <w:rPr>
          <w:color w:val="3C3C3C"/>
          <w:sz w:val="24"/>
          <w:szCs w:val="24"/>
        </w:rPr>
        <w:tab/>
        <w:t xml:space="preserve">          </w:t>
      </w:r>
    </w:p>
    <w:p w14:paraId="0000000A" w14:textId="77777777" w:rsidR="00D77972" w:rsidRDefault="00D77972">
      <w:pPr>
        <w:spacing w:before="0" w:after="0" w:line="276" w:lineRule="auto"/>
        <w:rPr>
          <w:color w:val="4D311A"/>
          <w:sz w:val="40"/>
          <w:szCs w:val="40"/>
        </w:rPr>
      </w:pPr>
    </w:p>
    <w:p w14:paraId="0000000B" w14:textId="77777777" w:rsidR="00D77972" w:rsidRDefault="00000000">
      <w:pPr>
        <w:spacing w:before="0" w:after="0" w:line="276" w:lineRule="auto"/>
        <w:rPr>
          <w:color w:val="4D311A"/>
        </w:rPr>
      </w:pPr>
      <w:r>
        <w:rPr>
          <w:color w:val="4D311A"/>
        </w:rPr>
        <w:t xml:space="preserve">Jennifer Denno Cissé*, </w:t>
      </w:r>
      <w:hyperlink r:id="rId12">
        <w:r w:rsidR="00D77972">
          <w:rPr>
            <w:color w:val="4D311A"/>
            <w:u w:val="single"/>
          </w:rPr>
          <w:t>jenn@bristlep.com</w:t>
        </w:r>
      </w:hyperlink>
      <w:r>
        <w:rPr>
          <w:color w:val="4D311A"/>
        </w:rPr>
        <w:t xml:space="preserve">, USA, </w:t>
      </w:r>
      <w:proofErr w:type="spellStart"/>
      <w:r>
        <w:rPr>
          <w:color w:val="4D311A"/>
        </w:rPr>
        <w:t>Bristlepine</w:t>
      </w:r>
      <w:proofErr w:type="spellEnd"/>
      <w:r>
        <w:rPr>
          <w:color w:val="4D311A"/>
        </w:rPr>
        <w:t xml:space="preserve"> Resilience Consultants</w:t>
      </w:r>
    </w:p>
    <w:p w14:paraId="0000000C" w14:textId="77777777" w:rsidR="00D77972" w:rsidRDefault="00000000">
      <w:pPr>
        <w:spacing w:before="0" w:after="0" w:line="276" w:lineRule="auto"/>
        <w:rPr>
          <w:color w:val="4D311A"/>
        </w:rPr>
      </w:pPr>
      <w:r>
        <w:rPr>
          <w:color w:val="4D311A"/>
        </w:rPr>
        <w:t xml:space="preserve">Zarrar Khan, </w:t>
      </w:r>
      <w:hyperlink r:id="rId13">
        <w:r w:rsidR="00D77972">
          <w:rPr>
            <w:color w:val="4D311A"/>
            <w:u w:val="single"/>
          </w:rPr>
          <w:t>zarrar@bristlep.com</w:t>
        </w:r>
      </w:hyperlink>
      <w:r>
        <w:rPr>
          <w:color w:val="4D311A"/>
        </w:rPr>
        <w:t xml:space="preserve">, USA, </w:t>
      </w:r>
      <w:proofErr w:type="spellStart"/>
      <w:r>
        <w:rPr>
          <w:color w:val="4D311A"/>
        </w:rPr>
        <w:t>Bristlepine</w:t>
      </w:r>
      <w:proofErr w:type="spellEnd"/>
      <w:r>
        <w:rPr>
          <w:color w:val="4D311A"/>
        </w:rPr>
        <w:t xml:space="preserve"> Resilience Consultants</w:t>
      </w:r>
    </w:p>
    <w:p w14:paraId="0000000D" w14:textId="77777777" w:rsidR="00D77972" w:rsidRDefault="00000000">
      <w:pPr>
        <w:spacing w:before="0" w:after="0" w:line="276" w:lineRule="auto"/>
        <w:rPr>
          <w:color w:val="4D311A"/>
        </w:rPr>
      </w:pPr>
      <w:r>
        <w:rPr>
          <w:color w:val="4D311A"/>
        </w:rPr>
        <w:t xml:space="preserve">Caroline G. Staub, </w:t>
      </w:r>
      <w:hyperlink r:id="rId14">
        <w:r w:rsidR="00D77972">
          <w:rPr>
            <w:color w:val="4D311A"/>
            <w:u w:val="single"/>
          </w:rPr>
          <w:t>caroline@bristlep.com</w:t>
        </w:r>
      </w:hyperlink>
      <w:r>
        <w:rPr>
          <w:color w:val="4D311A"/>
        </w:rPr>
        <w:t xml:space="preserve">, USA, </w:t>
      </w:r>
      <w:proofErr w:type="spellStart"/>
      <w:r>
        <w:rPr>
          <w:color w:val="4D311A"/>
        </w:rPr>
        <w:t>Bristlepine</w:t>
      </w:r>
      <w:proofErr w:type="spellEnd"/>
      <w:r>
        <w:rPr>
          <w:color w:val="4D311A"/>
        </w:rPr>
        <w:t xml:space="preserve"> Resilience Consultants</w:t>
      </w:r>
    </w:p>
    <w:p w14:paraId="0000000E" w14:textId="77777777" w:rsidR="00D77972" w:rsidRDefault="00D77972">
      <w:pPr>
        <w:spacing w:before="0" w:after="0" w:line="276" w:lineRule="auto"/>
        <w:rPr>
          <w:color w:val="4D311A"/>
        </w:rPr>
      </w:pPr>
    </w:p>
    <w:p w14:paraId="0000000F" w14:textId="77777777" w:rsidR="00D77972" w:rsidRDefault="00000000">
      <w:pPr>
        <w:spacing w:before="0" w:after="0" w:line="276" w:lineRule="auto"/>
        <w:rPr>
          <w:sz w:val="20"/>
          <w:szCs w:val="20"/>
        </w:rPr>
        <w:sectPr w:rsidR="00D77972">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0"/>
          <w:cols w:space="720"/>
          <w:titlePg/>
        </w:sectPr>
      </w:pPr>
      <w:r>
        <w:rPr>
          <w:sz w:val="20"/>
          <w:szCs w:val="20"/>
        </w:rPr>
        <w:t>Keywords: Climate Adaptation, Adaptation Outcomes, Adaptation Process, Smallholder Farmers, Monitoring and Evaluation (M&amp;E), Agriculture</w:t>
      </w:r>
    </w:p>
    <w:p w14:paraId="00000010" w14:textId="77777777" w:rsidR="00D77972" w:rsidRDefault="00000000">
      <w:pPr>
        <w:pStyle w:val="Heading1"/>
      </w:pPr>
      <w:bookmarkStart w:id="3" w:name="_heading=h.b00br9k44hok" w:colFirst="0" w:colLast="0"/>
      <w:bookmarkEnd w:id="3"/>
      <w:r>
        <w:lastRenderedPageBreak/>
        <w:t>1.  Key findings</w:t>
      </w:r>
    </w:p>
    <w:p w14:paraId="00000011" w14:textId="74FFAA79" w:rsidR="00D77972" w:rsidRDefault="00000000">
      <w:r>
        <w:t xml:space="preserve">This document presents a systematic map of methods used to track and measure climate adaptation processes and outcomes for smallholder producers in LMICs. This report is based on </w:t>
      </w:r>
      <w:r>
        <w:t>154</w:t>
      </w:r>
      <w:r w:rsidR="00CE6DE8">
        <w:t xml:space="preserve"> </w:t>
      </w:r>
      <w:r>
        <w:t xml:space="preserve">studies coded across </w:t>
      </w:r>
      <w:r>
        <w:t xml:space="preserve">nine </w:t>
      </w:r>
      <w:r>
        <w:t>batches (those included after full-text screening of a randomly selected 1</w:t>
      </w:r>
      <w:r>
        <w:t>8</w:t>
      </w:r>
      <w:r>
        <w:t>0 papers</w:t>
      </w:r>
      <w:r>
        <w:t>).</w:t>
      </w:r>
      <w:r w:rsidR="00CE6DE8">
        <w:t xml:space="preserve"> </w:t>
      </w:r>
      <w:r>
        <w:t>Seven findings stand out:</w:t>
      </w:r>
    </w:p>
    <w:p w14:paraId="00000013" w14:textId="0F3BE776" w:rsidR="00D77972" w:rsidRDefault="00000000" w:rsidP="00CE6DE8">
      <w:pPr>
        <w:numPr>
          <w:ilvl w:val="0"/>
          <w:numId w:val="4"/>
        </w:numPr>
        <w:spacing w:after="0"/>
      </w:pPr>
      <w:r w:rsidRPr="1EF71CCF">
        <w:rPr>
          <w:b/>
          <w:bCs/>
          <w:lang w:val="en-US"/>
        </w:rPr>
        <w:t>Rigorous experimental approaches (like randomized control trials) and modeling with empirical validation are exceptionally rare</w:t>
      </w:r>
      <w:r w:rsidRPr="1EF71CCF">
        <w:rPr>
          <w:lang w:val="en-US"/>
        </w:rPr>
        <w:t xml:space="preserve">: </w:t>
      </w:r>
      <w:r w:rsidRPr="1EF71CCF">
        <w:rPr>
          <w:b/>
          <w:bCs/>
          <w:lang w:val="en-US"/>
        </w:rPr>
        <w:t xml:space="preserve"> </w:t>
      </w:r>
      <w:r w:rsidRPr="1EF71CCF">
        <w:rPr>
          <w:lang w:val="en-US"/>
        </w:rPr>
        <w:t xml:space="preserve">Only </w:t>
      </w:r>
      <w:r w:rsidRPr="1EF71CCF">
        <w:rPr>
          <w:lang w:val="en-US"/>
        </w:rPr>
        <w:t>7</w:t>
      </w:r>
      <w:r w:rsidRPr="1EF71CCF">
        <w:rPr>
          <w:lang w:val="en-US"/>
        </w:rPr>
        <w:t>% of coded studies use experimental designs</w:t>
      </w:r>
      <w:r w:rsidRPr="1EF71CCF">
        <w:rPr>
          <w:b/>
          <w:bCs/>
          <w:lang w:val="en-US"/>
        </w:rPr>
        <w:t xml:space="preserve">. </w:t>
      </w:r>
      <w:r w:rsidRPr="1EF71CCF">
        <w:rPr>
          <w:lang w:val="en-US"/>
        </w:rPr>
        <w:t>Quantitative and qualitative methods dominate. The evidence base can describe what was implemented but cannot prove whether it improved outcomes.</w:t>
      </w:r>
    </w:p>
    <w:p w14:paraId="00000014" w14:textId="7F01091F" w:rsidR="00D77972" w:rsidRDefault="00000000">
      <w:pPr>
        <w:numPr>
          <w:ilvl w:val="0"/>
          <w:numId w:val="4"/>
        </w:numPr>
        <w:spacing w:before="0" w:after="0"/>
      </w:pPr>
      <w:r w:rsidRPr="1EF71CCF">
        <w:rPr>
          <w:b/>
          <w:bCs/>
          <w:lang w:val="en-US"/>
        </w:rPr>
        <w:t xml:space="preserve">Producer bias: Adaptation research overwhelmingly targets crop farmers.  </w:t>
      </w:r>
      <w:r w:rsidRPr="1EF71CCF">
        <w:rPr>
          <w:lang w:val="en-US"/>
        </w:rPr>
        <w:t xml:space="preserve">Fisheries/aquaculture and agroforestry account for </w:t>
      </w:r>
      <w:r w:rsidRPr="1EF71CCF">
        <w:rPr>
          <w:lang w:val="en-US"/>
        </w:rPr>
        <w:t>12</w:t>
      </w:r>
      <w:r w:rsidRPr="1EF71CCF">
        <w:rPr>
          <w:lang w:val="en-US"/>
        </w:rPr>
        <w:t>% of producer-type tags combined. These producer systems, critical across tropical LMICs, are nearly invisible in the evidence base.</w:t>
      </w:r>
    </w:p>
    <w:p w14:paraId="00000015" w14:textId="68718215" w:rsidR="00D77972" w:rsidRDefault="00000000">
      <w:pPr>
        <w:numPr>
          <w:ilvl w:val="0"/>
          <w:numId w:val="4"/>
        </w:numPr>
        <w:spacing w:before="0" w:after="0"/>
      </w:pPr>
      <w:r w:rsidRPr="1EF71CCF">
        <w:rPr>
          <w:b/>
          <w:bCs/>
          <w:lang w:val="en-US"/>
        </w:rPr>
        <w:t xml:space="preserve">Institutional governance appears in only </w:t>
      </w:r>
      <w:commentRangeStart w:id="4"/>
      <w:commentRangeStart w:id="5"/>
      <w:commentRangeStart w:id="6"/>
      <w:r w:rsidRPr="1EF71CCF">
        <w:rPr>
          <w:b/>
          <w:bCs/>
          <w:lang w:val="en-US"/>
        </w:rPr>
        <w:t>1</w:t>
      </w:r>
      <w:r w:rsidRPr="1EF71CCF">
        <w:rPr>
          <w:b/>
          <w:bCs/>
          <w:lang w:val="en-US"/>
        </w:rPr>
        <w:t>8</w:t>
      </w:r>
      <w:r w:rsidRPr="1EF71CCF">
        <w:rPr>
          <w:b/>
          <w:bCs/>
          <w:lang w:val="en-US"/>
        </w:rPr>
        <w:t xml:space="preserve"> of </w:t>
      </w:r>
      <w:r w:rsidRPr="1EF71CCF">
        <w:rPr>
          <w:b/>
          <w:bCs/>
          <w:lang w:val="en-US"/>
        </w:rPr>
        <w:t xml:space="preserve">604 </w:t>
      </w:r>
      <w:r w:rsidRPr="1EF71CCF">
        <w:rPr>
          <w:b/>
          <w:bCs/>
          <w:lang w:val="en-US"/>
        </w:rPr>
        <w:t>study-domain instances</w:t>
      </w:r>
      <w:r w:rsidRPr="1EF71CCF">
        <w:rPr>
          <w:b/>
          <w:bCs/>
          <w:lang w:val="en-US"/>
        </w:rPr>
        <w:t xml:space="preserve"> (154 studies)</w:t>
      </w:r>
      <w:r w:rsidRPr="1EF71CCF">
        <w:rPr>
          <w:b/>
          <w:bCs/>
          <w:lang w:val="en-US"/>
        </w:rPr>
        <w:t xml:space="preserve"> across all producer types:</w:t>
      </w:r>
      <w:r w:rsidRPr="1EF71CCF">
        <w:rPr>
          <w:lang w:val="en-US"/>
        </w:rPr>
        <w:t xml:space="preserve"> The systemic conditions that determine whether adaptation reaches people are almost entirely unmeasured. Access to services appears in only </w:t>
      </w:r>
      <w:r w:rsidRPr="1EF71CCF">
        <w:rPr>
          <w:lang w:val="en-US"/>
        </w:rPr>
        <w:t>35</w:t>
      </w:r>
      <w:r w:rsidRPr="1EF71CCF">
        <w:rPr>
          <w:lang w:val="en-US"/>
        </w:rPr>
        <w:t xml:space="preserve"> </w:t>
      </w:r>
      <w:r w:rsidRPr="1EF71CCF">
        <w:rPr>
          <w:lang w:val="en-US"/>
        </w:rPr>
        <w:t xml:space="preserve">of 604 </w:t>
      </w:r>
      <w:r w:rsidRPr="1EF71CCF">
        <w:rPr>
          <w:lang w:val="en-US"/>
        </w:rPr>
        <w:t>instances</w:t>
      </w:r>
      <w:r w:rsidRPr="1EF71CCF">
        <w:rPr>
          <w:lang w:val="en-US"/>
        </w:rPr>
        <w:t xml:space="preserve"> (154 studies)</w:t>
      </w:r>
      <w:r w:rsidRPr="1EF71CCF">
        <w:rPr>
          <w:lang w:val="en-US"/>
        </w:rPr>
        <w:t>.</w:t>
      </w:r>
      <w:commentRangeEnd w:id="6"/>
      <w:r>
        <w:rPr>
          <w:rStyle w:val="CommentReference"/>
        </w:rPr>
        <w:commentReference w:id="6"/>
      </w:r>
      <w:commentRangeEnd w:id="5"/>
      <w:r>
        <w:rPr>
          <w:rStyle w:val="CommentReference"/>
        </w:rPr>
        <w:commentReference w:id="5"/>
      </w:r>
      <w:commentRangeEnd w:id="4"/>
      <w:r>
        <w:rPr>
          <w:rStyle w:val="CommentReference"/>
        </w:rPr>
        <w:commentReference w:id="4"/>
      </w:r>
    </w:p>
    <w:p w14:paraId="00000016" w14:textId="1FD554BF" w:rsidR="00D77972" w:rsidRDefault="00000000">
      <w:pPr>
        <w:numPr>
          <w:ilvl w:val="0"/>
          <w:numId w:val="4"/>
        </w:numPr>
        <w:spacing w:before="0" w:after="0"/>
      </w:pPr>
      <w:r w:rsidRPr="1EF71CCF">
        <w:rPr>
          <w:b/>
          <w:bCs/>
          <w:lang w:val="en-US"/>
        </w:rPr>
        <w:t xml:space="preserve">Highly vulnerable groups remain largely underrepresented in the literature: </w:t>
      </w:r>
      <w:r w:rsidRPr="1EF71CCF">
        <w:rPr>
          <w:lang w:val="en-US"/>
        </w:rPr>
        <w:t>39</w:t>
      </w:r>
      <w:r w:rsidRPr="1EF71CCF">
        <w:rPr>
          <w:lang w:val="en-US"/>
        </w:rPr>
        <w:t>% of coded studies</w:t>
      </w:r>
      <w:r w:rsidRPr="1EF71CCF">
        <w:rPr>
          <w:b/>
          <w:bCs/>
          <w:lang w:val="en-US"/>
        </w:rPr>
        <w:t xml:space="preserve"> do not specifically target marginalized groups.</w:t>
      </w:r>
      <w:r w:rsidRPr="1EF71CCF">
        <w:rPr>
          <w:lang w:val="en-US"/>
        </w:rPr>
        <w:t xml:space="preserve"> Where they do, it is mostly women, indigenous peoples and youth. Disability, ethnic minorities, and the elderly appear in fewer </w:t>
      </w:r>
      <w:r w:rsidRPr="1EF71CCF">
        <w:rPr>
          <w:lang w:val="en-US"/>
        </w:rPr>
        <w:t xml:space="preserve">than 2 </w:t>
      </w:r>
      <w:r w:rsidRPr="1EF71CCF">
        <w:rPr>
          <w:lang w:val="en-US"/>
        </w:rPr>
        <w:t xml:space="preserve">studies </w:t>
      </w:r>
      <w:proofErr w:type="gramStart"/>
      <w:r w:rsidRPr="1EF71CCF">
        <w:rPr>
          <w:lang w:val="en-US"/>
        </w:rPr>
        <w:t>each</w:t>
      </w:r>
      <w:r w:rsidRPr="1EF71CCF">
        <w:rPr>
          <w:lang w:val="en-US"/>
        </w:rPr>
        <w:t>;</w:t>
      </w:r>
      <w:proofErr w:type="gramEnd"/>
      <w:r w:rsidRPr="1EF71CCF">
        <w:rPr>
          <w:lang w:val="en-US"/>
        </w:rPr>
        <w:t xml:space="preserve"> indigenous peoples in 6 studies</w:t>
      </w:r>
      <w:r w:rsidRPr="1EF71CCF">
        <w:rPr>
          <w:lang w:val="en-US"/>
        </w:rPr>
        <w:t>.</w:t>
      </w:r>
    </w:p>
    <w:p w14:paraId="00000017" w14:textId="77777777" w:rsidR="00D77972" w:rsidRDefault="00000000">
      <w:pPr>
        <w:numPr>
          <w:ilvl w:val="0"/>
          <w:numId w:val="4"/>
        </w:numPr>
        <w:spacing w:before="0" w:after="0"/>
      </w:pPr>
      <w:r w:rsidRPr="1EF71CCF">
        <w:rPr>
          <w:b/>
          <w:bCs/>
          <w:lang w:val="en-US"/>
        </w:rPr>
        <w:t xml:space="preserve">Process over outcomes: </w:t>
      </w:r>
      <w:r w:rsidRPr="1EF71CCF">
        <w:rPr>
          <w:lang w:val="en-US"/>
        </w:rPr>
        <w:t xml:space="preserve">Knowledge, adoption, and decision-making account for </w:t>
      </w:r>
      <w:proofErr w:type="gramStart"/>
      <w:r w:rsidRPr="1EF71CCF">
        <w:rPr>
          <w:lang w:val="en-US"/>
        </w:rPr>
        <w:t>the majority of</w:t>
      </w:r>
      <w:proofErr w:type="gramEnd"/>
      <w:r w:rsidRPr="1EF71CCF">
        <w:rPr>
          <w:lang w:val="en-US"/>
        </w:rPr>
        <w:t xml:space="preserve"> the evidence base. Income, wellbeing, resilience, and other impact outcomes are substantially underrepresented by comparison.</w:t>
      </w:r>
    </w:p>
    <w:p w14:paraId="00000018" w14:textId="5620DD9B" w:rsidR="00D77972" w:rsidRDefault="00000000">
      <w:pPr>
        <w:numPr>
          <w:ilvl w:val="0"/>
          <w:numId w:val="4"/>
        </w:numPr>
        <w:spacing w:before="0"/>
      </w:pPr>
      <w:r w:rsidRPr="1EF71CCF">
        <w:rPr>
          <w:b/>
          <w:bCs/>
          <w:lang w:val="en-US"/>
        </w:rPr>
        <w:t>Studies are heavily concentrated in Sub-Saharan Africa and South Asia</w:t>
      </w:r>
      <w:r w:rsidRPr="1EF71CCF">
        <w:rPr>
          <w:lang w:val="en-US"/>
        </w:rPr>
        <w:t xml:space="preserve">. Ethiopia, Ghana, and Kenya alone account for </w:t>
      </w:r>
      <w:r w:rsidRPr="1EF71CCF">
        <w:rPr>
          <w:lang w:val="en-US"/>
        </w:rPr>
        <w:t>22</w:t>
      </w:r>
      <w:r w:rsidRPr="1EF71CCF">
        <w:rPr>
          <w:lang w:val="en-US"/>
        </w:rPr>
        <w:t>% of all human-coded studies. Large evidence gaps persist across Central America, Southeast Asia, the Sahel, and MENA.</w:t>
      </w:r>
    </w:p>
    <w:p w14:paraId="00000019" w14:textId="77777777" w:rsidR="00D77972" w:rsidRDefault="00000000">
      <w:pPr>
        <w:pStyle w:val="Heading1"/>
      </w:pPr>
      <w:bookmarkStart w:id="7" w:name="_heading=h.o0bordpe0qjq" w:colFirst="0" w:colLast="0"/>
      <w:bookmarkEnd w:id="7"/>
      <w:r>
        <w:t>2.  Background</w:t>
      </w:r>
    </w:p>
    <w:p w14:paraId="0000001A" w14:textId="77777777" w:rsidR="00D77972" w:rsidRDefault="00000000">
      <w:r w:rsidRPr="1EF71CCF">
        <w:rPr>
          <w:lang w:val="en-US"/>
        </w:rPr>
        <w:t xml:space="preserve">A growing number of climate adaptation interventions and autonomous adaptation are being deployed across the agriculture sector to support smallholder producers in LMICs. Despite growing investment, a central challenge </w:t>
      </w:r>
      <w:proofErr w:type="gramStart"/>
      <w:r w:rsidRPr="1EF71CCF">
        <w:rPr>
          <w:lang w:val="en-US"/>
        </w:rPr>
        <w:t>persists:</w:t>
      </w:r>
      <w:proofErr w:type="gramEnd"/>
      <w:r w:rsidRPr="1EF71CCF">
        <w:rPr>
          <w:lang w:val="en-US"/>
        </w:rPr>
        <w:t xml:space="preserve"> how to measure the effectiveness of these interventions. Monitoring and evaluation (M&amp;E) in this space is particularly complex, due to long timeframes, evolving climate baselines, terminological differences, and attribution challenges. This systematic map responds to these challenges by systematically identifying, and </w:t>
      </w:r>
      <w:proofErr w:type="spellStart"/>
      <w:r w:rsidRPr="1EF71CCF">
        <w:rPr>
          <w:lang w:val="en-US"/>
        </w:rPr>
        <w:t>characterising</w:t>
      </w:r>
      <w:proofErr w:type="spellEnd"/>
      <w:r w:rsidRPr="1EF71CCF">
        <w:rPr>
          <w:lang w:val="en-US"/>
        </w:rPr>
        <w:t xml:space="preserve"> the methods used to assess climate adaptation interventions in the agriculture sector, with a focus on smallholder producers in LMICs.</w:t>
      </w:r>
    </w:p>
    <w:p w14:paraId="0000001B" w14:textId="77777777" w:rsidR="00D77972" w:rsidRDefault="00000000">
      <w:pPr>
        <w:pStyle w:val="Heading1"/>
      </w:pPr>
      <w:bookmarkStart w:id="8" w:name="_heading=h.5778xgh6c5ij" w:colFirst="0" w:colLast="0"/>
      <w:bookmarkEnd w:id="8"/>
      <w:r>
        <w:lastRenderedPageBreak/>
        <w:t>3.  Methods</w:t>
      </w:r>
    </w:p>
    <w:p w14:paraId="0000001C" w14:textId="45E26251" w:rsidR="00D77972" w:rsidRDefault="00000000">
      <w:commentRangeStart w:id="9"/>
      <w:commentRangeStart w:id="10"/>
      <w:commentRangeStart w:id="11"/>
      <w:commentRangeStart w:id="12"/>
      <w:r>
        <w:t>This systematic map was conducted in accordance with a pre-registered protocol (Cissé, Staub &amp; Khan, 2025; https://doi.org/10.5281/zenodo.19811629), following CEE guidelines for systematic maps (Collaboration for Environmental Evidence, 2018) and reported in accordance with ROSES standards (Haddaway et al., 2018; https://doi.org/10.1186/s13750-018-0121-7)</w:t>
      </w:r>
      <w:r>
        <w:t>.</w:t>
      </w:r>
      <w:commentRangeEnd w:id="9"/>
      <w:r>
        <w:commentReference w:id="9"/>
      </w:r>
      <w:commentRangeEnd w:id="11"/>
      <w:r>
        <w:rPr>
          <w:rStyle w:val="CommentReference"/>
        </w:rPr>
        <w:commentReference w:id="11"/>
      </w:r>
      <w:commentRangeEnd w:id="10"/>
      <w:r>
        <w:rPr>
          <w:rStyle w:val="CommentReference"/>
        </w:rPr>
        <w:commentReference w:id="10"/>
      </w:r>
      <w:commentRangeEnd w:id="12"/>
      <w:r w:rsidR="00AC4EE4">
        <w:rPr>
          <w:rStyle w:val="CommentReference"/>
        </w:rPr>
        <w:commentReference w:id="12"/>
      </w:r>
    </w:p>
    <w:p w14:paraId="2BF0D6B9" w14:textId="6D68E071" w:rsidR="004C70E5" w:rsidRDefault="004C70E5" w:rsidP="004C70E5">
      <w:pPr>
        <w:pStyle w:val="Heading2"/>
      </w:pPr>
      <w:r w:rsidRPr="1EF71CCF">
        <w:rPr>
          <w:lang w:val="en-US"/>
        </w:rPr>
        <w:t xml:space="preserve">3.1  </w:t>
      </w:r>
      <w:del w:id="13" w:author="Zarrar Khan" w:date="2026-06-17T09:26:00Z" w16du:dateUtc="2026-06-17T04:26:00Z">
        <w:r w:rsidRPr="1EF71CCF" w:rsidDel="00DE7E2F">
          <w:rPr>
            <w:lang w:val="en-US"/>
          </w:rPr>
          <w:delText>Search Strategy</w:delText>
        </w:r>
      </w:del>
      <w:ins w:id="14" w:author="Zarrar Khan" w:date="2026-06-17T09:26:00Z" w16du:dateUtc="2026-06-17T04:26:00Z">
        <w:r w:rsidR="00DE7E2F">
          <w:rPr>
            <w:lang w:val="en-US"/>
          </w:rPr>
          <w:t xml:space="preserve">Deviations from </w:t>
        </w:r>
      </w:ins>
      <w:ins w:id="15" w:author="Zarrar Khan" w:date="2026-06-17T09:27:00Z" w16du:dateUtc="2026-06-17T04:27:00Z">
        <w:r w:rsidR="00DE7E2F">
          <w:rPr>
            <w:lang w:val="en-US"/>
          </w:rPr>
          <w:t>P</w:t>
        </w:r>
      </w:ins>
      <w:ins w:id="16" w:author="Zarrar Khan" w:date="2026-06-17T09:26:00Z" w16du:dateUtc="2026-06-17T04:26:00Z">
        <w:r w:rsidR="00DE7E2F">
          <w:rPr>
            <w:lang w:val="en-US"/>
          </w:rPr>
          <w:t>rotocol</w:t>
        </w:r>
      </w:ins>
    </w:p>
    <w:p w14:paraId="7ED7157D" w14:textId="12154D64" w:rsidR="00AC4EE4" w:rsidRPr="00AC4EE4" w:rsidRDefault="00AC4EE4" w:rsidP="00AC4EE4">
      <w:pPr>
        <w:pStyle w:val="Heading2"/>
        <w:ind w:left="0" w:firstLine="0"/>
        <w:rPr>
          <w:ins w:id="17" w:author="Zarrar Khan" w:date="2026-06-17T09:31:00Z" w16du:dateUtc="2026-06-17T04:31:00Z"/>
          <w:color w:val="auto"/>
          <w:sz w:val="22"/>
          <w:szCs w:val="22"/>
        </w:rPr>
        <w:pPrChange w:id="18" w:author="Zarrar Khan" w:date="2026-06-17T09:31:00Z" w16du:dateUtc="2026-06-17T04:31:00Z">
          <w:pPr>
            <w:pStyle w:val="Heading2"/>
          </w:pPr>
        </w:pPrChange>
      </w:pPr>
      <w:ins w:id="19" w:author="Zarrar Khan" w:date="2026-06-17T09:31:00Z" w16du:dateUtc="2026-06-17T04:31:00Z">
        <w:r w:rsidRPr="00AC4EE4">
          <w:rPr>
            <w:color w:val="auto"/>
            <w:sz w:val="22"/>
            <w:szCs w:val="22"/>
          </w:rPr>
          <w:t xml:space="preserve">The published systematic map protocol (Deliverable 3, v01; </w:t>
        </w:r>
        <w:proofErr w:type="spellStart"/>
        <w:r w:rsidRPr="00AC4EE4">
          <w:rPr>
            <w:color w:val="auto"/>
            <w:sz w:val="22"/>
            <w:szCs w:val="22"/>
          </w:rPr>
          <w:t>Zenodo</w:t>
        </w:r>
        <w:proofErr w:type="spellEnd"/>
        <w:r w:rsidRPr="00AC4EE4">
          <w:rPr>
            <w:color w:val="auto"/>
            <w:sz w:val="22"/>
            <w:szCs w:val="22"/>
          </w:rPr>
          <w:t xml:space="preserve"> DOI: 10.5281/zenodo.18370029) was amended prior to data collection. Four amendments were documented and published in the updated protocol (Deliverable 3, v03; </w:t>
        </w:r>
        <w:proofErr w:type="spellStart"/>
        <w:r w:rsidRPr="00AC4EE4">
          <w:rPr>
            <w:color w:val="auto"/>
            <w:sz w:val="22"/>
            <w:szCs w:val="22"/>
          </w:rPr>
          <w:t>Zenodo</w:t>
        </w:r>
        <w:proofErr w:type="spellEnd"/>
        <w:r w:rsidRPr="00AC4EE4">
          <w:rPr>
            <w:color w:val="auto"/>
            <w:sz w:val="22"/>
            <w:szCs w:val="22"/>
          </w:rPr>
          <w:t xml:space="preserve"> DOI: 10.5281/zenodo.19811629). This report follows the amended protocol in full; no further deviations occurred during implementation.</w:t>
        </w:r>
      </w:ins>
    </w:p>
    <w:p w14:paraId="393AD449" w14:textId="1A19BFE3" w:rsidR="00AC4EE4" w:rsidRPr="00AC4EE4" w:rsidRDefault="00AC4EE4" w:rsidP="00AC4EE4">
      <w:pPr>
        <w:pStyle w:val="Heading2"/>
        <w:ind w:left="0" w:firstLine="0"/>
        <w:rPr>
          <w:ins w:id="20" w:author="Zarrar Khan" w:date="2026-06-17T09:31:00Z" w16du:dateUtc="2026-06-17T04:31:00Z"/>
          <w:color w:val="auto"/>
          <w:sz w:val="22"/>
          <w:szCs w:val="22"/>
        </w:rPr>
        <w:pPrChange w:id="21" w:author="Zarrar Khan" w:date="2026-06-17T09:31:00Z" w16du:dateUtc="2026-06-17T04:31:00Z">
          <w:pPr>
            <w:pStyle w:val="Heading2"/>
          </w:pPr>
        </w:pPrChange>
      </w:pPr>
      <w:ins w:id="22" w:author="Zarrar Khan" w:date="2026-06-17T09:31:00Z" w16du:dateUtc="2026-06-17T04:31:00Z">
        <w:r w:rsidRPr="00AC4EE4">
          <w:rPr>
            <w:color w:val="auto"/>
            <w:sz w:val="22"/>
            <w:szCs w:val="22"/>
          </w:rPr>
          <w:t xml:space="preserve">The four amendments are </w:t>
        </w:r>
        <w:proofErr w:type="spellStart"/>
        <w:r w:rsidRPr="00AC4EE4">
          <w:rPr>
            <w:color w:val="auto"/>
            <w:sz w:val="22"/>
            <w:szCs w:val="22"/>
          </w:rPr>
          <w:t>summarised</w:t>
        </w:r>
        <w:proofErr w:type="spellEnd"/>
        <w:r w:rsidRPr="00AC4EE4">
          <w:rPr>
            <w:color w:val="auto"/>
            <w:sz w:val="22"/>
            <w:szCs w:val="22"/>
          </w:rPr>
          <w:t xml:space="preserve"> below:</w:t>
        </w:r>
      </w:ins>
    </w:p>
    <w:p w14:paraId="00AC7C6C" w14:textId="6D5F86F5" w:rsidR="00AC4EE4" w:rsidRPr="00AC4EE4" w:rsidRDefault="00AC4EE4" w:rsidP="00AC4EE4">
      <w:pPr>
        <w:pStyle w:val="Heading2"/>
        <w:numPr>
          <w:ilvl w:val="0"/>
          <w:numId w:val="6"/>
        </w:numPr>
        <w:rPr>
          <w:ins w:id="23" w:author="Zarrar Khan" w:date="2026-06-17T09:31:00Z" w16du:dateUtc="2026-06-17T04:31:00Z"/>
          <w:color w:val="auto"/>
          <w:sz w:val="22"/>
          <w:szCs w:val="22"/>
        </w:rPr>
        <w:pPrChange w:id="24" w:author="Zarrar Khan" w:date="2026-06-17T09:32:00Z" w16du:dateUtc="2026-06-17T04:32:00Z">
          <w:pPr>
            <w:pStyle w:val="Heading2"/>
          </w:pPr>
        </w:pPrChange>
      </w:pPr>
      <w:ins w:id="25" w:author="Zarrar Khan" w:date="2026-06-17T09:31:00Z" w16du:dateUtc="2026-06-17T04:31:00Z">
        <w:r w:rsidRPr="00AC4EE4">
          <w:rPr>
            <w:b/>
            <w:bCs/>
            <w:color w:val="auto"/>
            <w:sz w:val="22"/>
            <w:szCs w:val="22"/>
            <w:rPrChange w:id="26" w:author="Zarrar Khan" w:date="2026-06-17T09:33:00Z" w16du:dateUtc="2026-06-17T04:33:00Z">
              <w:rPr>
                <w:color w:val="auto"/>
                <w:sz w:val="22"/>
                <w:szCs w:val="22"/>
              </w:rPr>
            </w:rPrChange>
          </w:rPr>
          <w:t>Amendment 1</w:t>
        </w:r>
      </w:ins>
      <w:ins w:id="27" w:author="Zarrar Khan" w:date="2026-06-17T09:32:00Z" w16du:dateUtc="2026-06-17T04:32:00Z">
        <w:r w:rsidRPr="00AC4EE4">
          <w:rPr>
            <w:b/>
            <w:bCs/>
            <w:color w:val="auto"/>
            <w:sz w:val="22"/>
            <w:szCs w:val="22"/>
            <w:rPrChange w:id="28" w:author="Zarrar Khan" w:date="2026-06-17T09:33:00Z" w16du:dateUtc="2026-06-17T04:33:00Z">
              <w:rPr>
                <w:color w:val="auto"/>
                <w:sz w:val="22"/>
                <w:szCs w:val="22"/>
              </w:rPr>
            </w:rPrChange>
          </w:rPr>
          <w:t xml:space="preserve"> - </w:t>
        </w:r>
      </w:ins>
      <w:ins w:id="29" w:author="Zarrar Khan" w:date="2026-06-17T09:31:00Z" w16du:dateUtc="2026-06-17T04:31:00Z">
        <w:r w:rsidRPr="00AC4EE4">
          <w:rPr>
            <w:b/>
            <w:bCs/>
            <w:color w:val="auto"/>
            <w:sz w:val="22"/>
            <w:szCs w:val="22"/>
            <w:rPrChange w:id="30" w:author="Zarrar Khan" w:date="2026-06-17T09:33:00Z" w16du:dateUtc="2026-06-17T04:33:00Z">
              <w:rPr>
                <w:color w:val="auto"/>
                <w:sz w:val="22"/>
                <w:szCs w:val="22"/>
              </w:rPr>
            </w:rPrChange>
          </w:rPr>
          <w:t>Deduplication method.</w:t>
        </w:r>
        <w:r w:rsidRPr="00AC4EE4">
          <w:rPr>
            <w:color w:val="auto"/>
            <w:sz w:val="22"/>
            <w:szCs w:val="22"/>
          </w:rPr>
          <w:t xml:space="preserve"> The original protocol specified deduplication in Zotero using the Bramer et al. (2016) method. A multi-stage algorithmic approach was used instead: (1) exact DOI match; (2) exact title and year match; (3) fuzzy title similarity using the Jaccard coefficient (threshold ≥ 0.85). Scopus records served as the primary reference set; records from all additional sources were deduplicated against this corpus.</w:t>
        </w:r>
      </w:ins>
    </w:p>
    <w:p w14:paraId="21062F79" w14:textId="7F426698" w:rsidR="00AC4EE4" w:rsidRPr="00AC4EE4" w:rsidRDefault="00AC4EE4" w:rsidP="00AC4EE4">
      <w:pPr>
        <w:pStyle w:val="Heading2"/>
        <w:numPr>
          <w:ilvl w:val="0"/>
          <w:numId w:val="6"/>
        </w:numPr>
        <w:rPr>
          <w:ins w:id="31" w:author="Zarrar Khan" w:date="2026-06-17T09:31:00Z" w16du:dateUtc="2026-06-17T04:31:00Z"/>
          <w:color w:val="auto"/>
          <w:sz w:val="22"/>
          <w:szCs w:val="22"/>
        </w:rPr>
        <w:pPrChange w:id="32" w:author="Zarrar Khan" w:date="2026-06-17T09:32:00Z" w16du:dateUtc="2026-06-17T04:32:00Z">
          <w:pPr>
            <w:pStyle w:val="Heading2"/>
          </w:pPr>
        </w:pPrChange>
      </w:pPr>
      <w:ins w:id="33" w:author="Zarrar Khan" w:date="2026-06-17T09:31:00Z" w16du:dateUtc="2026-06-17T04:31:00Z">
        <w:r w:rsidRPr="00AC4EE4">
          <w:rPr>
            <w:b/>
            <w:bCs/>
            <w:color w:val="auto"/>
            <w:sz w:val="22"/>
            <w:szCs w:val="22"/>
            <w:rPrChange w:id="34" w:author="Zarrar Khan" w:date="2026-06-17T09:33:00Z" w16du:dateUtc="2026-06-17T04:33:00Z">
              <w:rPr>
                <w:color w:val="auto"/>
                <w:sz w:val="22"/>
                <w:szCs w:val="22"/>
              </w:rPr>
            </w:rPrChange>
          </w:rPr>
          <w:t xml:space="preserve">Amendment 2 </w:t>
        </w:r>
      </w:ins>
      <w:ins w:id="35" w:author="Zarrar Khan" w:date="2026-06-17T09:33:00Z" w16du:dateUtc="2026-06-17T04:33:00Z">
        <w:r w:rsidRPr="00AC4EE4">
          <w:rPr>
            <w:b/>
            <w:bCs/>
            <w:color w:val="auto"/>
            <w:sz w:val="22"/>
            <w:szCs w:val="22"/>
            <w:rPrChange w:id="36" w:author="Zarrar Khan" w:date="2026-06-17T09:33:00Z" w16du:dateUtc="2026-06-17T04:33:00Z">
              <w:rPr>
                <w:color w:val="auto"/>
                <w:sz w:val="22"/>
                <w:szCs w:val="22"/>
              </w:rPr>
            </w:rPrChange>
          </w:rPr>
          <w:t xml:space="preserve">- </w:t>
        </w:r>
      </w:ins>
      <w:ins w:id="37" w:author="Zarrar Khan" w:date="2026-06-17T09:31:00Z" w16du:dateUtc="2026-06-17T04:31:00Z">
        <w:r w:rsidRPr="00AC4EE4">
          <w:rPr>
            <w:b/>
            <w:bCs/>
            <w:color w:val="auto"/>
            <w:sz w:val="22"/>
            <w:szCs w:val="22"/>
            <w:rPrChange w:id="38" w:author="Zarrar Khan" w:date="2026-06-17T09:33:00Z" w16du:dateUtc="2026-06-17T04:33:00Z">
              <w:rPr>
                <w:color w:val="auto"/>
                <w:sz w:val="22"/>
                <w:szCs w:val="22"/>
              </w:rPr>
            </w:rPrChange>
          </w:rPr>
          <w:t xml:space="preserve">Screening tool. </w:t>
        </w:r>
        <w:r w:rsidRPr="00AC4EE4">
          <w:rPr>
            <w:color w:val="auto"/>
            <w:sz w:val="22"/>
            <w:szCs w:val="22"/>
          </w:rPr>
          <w:t>The original protocol specified title/abstract screening in EPPI-Reviewer by human reviewers. A validated LLM-assisted tool (</w:t>
        </w:r>
        <w:proofErr w:type="spellStart"/>
        <w:r w:rsidRPr="00AC4EE4">
          <w:rPr>
            <w:color w:val="auto"/>
            <w:sz w:val="22"/>
            <w:szCs w:val="22"/>
          </w:rPr>
          <w:t>Ollama</w:t>
        </w:r>
        <w:proofErr w:type="spellEnd"/>
        <w:r w:rsidRPr="00AC4EE4">
          <w:rPr>
            <w:color w:val="auto"/>
            <w:sz w:val="22"/>
            <w:szCs w:val="22"/>
          </w:rPr>
          <w:t>; qwen2.5:14b) was used instead, applying the same PCCM eligibility criteria. The tool was calibrated across six iterative rounds against a reconciled human gold standard, reaching a sensitivity of 0.970 and Cohen's κ of 0.721 before full-corpus screening proceeded.</w:t>
        </w:r>
      </w:ins>
    </w:p>
    <w:p w14:paraId="1C6ACEBC" w14:textId="2893DF48" w:rsidR="00AC4EE4" w:rsidRPr="00AC4EE4" w:rsidRDefault="00AC4EE4" w:rsidP="00AC4EE4">
      <w:pPr>
        <w:pStyle w:val="Heading2"/>
        <w:numPr>
          <w:ilvl w:val="0"/>
          <w:numId w:val="6"/>
        </w:numPr>
        <w:rPr>
          <w:ins w:id="39" w:author="Zarrar Khan" w:date="2026-06-17T09:31:00Z" w16du:dateUtc="2026-06-17T04:31:00Z"/>
          <w:color w:val="auto"/>
          <w:sz w:val="22"/>
          <w:szCs w:val="22"/>
        </w:rPr>
        <w:pPrChange w:id="40" w:author="Zarrar Khan" w:date="2026-06-17T09:32:00Z" w16du:dateUtc="2026-06-17T04:32:00Z">
          <w:pPr>
            <w:pStyle w:val="Heading2"/>
          </w:pPr>
        </w:pPrChange>
      </w:pPr>
      <w:ins w:id="41" w:author="Zarrar Khan" w:date="2026-06-17T09:31:00Z" w16du:dateUtc="2026-06-17T04:31:00Z">
        <w:r w:rsidRPr="00AC4EE4">
          <w:rPr>
            <w:b/>
            <w:bCs/>
            <w:color w:val="auto"/>
            <w:sz w:val="22"/>
            <w:szCs w:val="22"/>
            <w:rPrChange w:id="42" w:author="Zarrar Khan" w:date="2026-06-17T09:33:00Z" w16du:dateUtc="2026-06-17T04:33:00Z">
              <w:rPr>
                <w:color w:val="auto"/>
                <w:sz w:val="22"/>
                <w:szCs w:val="22"/>
              </w:rPr>
            </w:rPrChange>
          </w:rPr>
          <w:t xml:space="preserve">Amendment 3 </w:t>
        </w:r>
      </w:ins>
      <w:ins w:id="43" w:author="Zarrar Khan" w:date="2026-06-17T09:33:00Z" w16du:dateUtc="2026-06-17T04:33:00Z">
        <w:r w:rsidRPr="00AC4EE4">
          <w:rPr>
            <w:b/>
            <w:bCs/>
            <w:color w:val="auto"/>
            <w:sz w:val="22"/>
            <w:szCs w:val="22"/>
            <w:rPrChange w:id="44" w:author="Zarrar Khan" w:date="2026-06-17T09:33:00Z" w16du:dateUtc="2026-06-17T04:33:00Z">
              <w:rPr>
                <w:color w:val="auto"/>
                <w:sz w:val="22"/>
                <w:szCs w:val="22"/>
              </w:rPr>
            </w:rPrChange>
          </w:rPr>
          <w:t xml:space="preserve">- </w:t>
        </w:r>
      </w:ins>
      <w:ins w:id="45" w:author="Zarrar Khan" w:date="2026-06-17T09:31:00Z" w16du:dateUtc="2026-06-17T04:31:00Z">
        <w:r w:rsidRPr="00AC4EE4">
          <w:rPr>
            <w:b/>
            <w:bCs/>
            <w:color w:val="auto"/>
            <w:sz w:val="22"/>
            <w:szCs w:val="22"/>
            <w:rPrChange w:id="46" w:author="Zarrar Khan" w:date="2026-06-17T09:33:00Z" w16du:dateUtc="2026-06-17T04:33:00Z">
              <w:rPr>
                <w:color w:val="auto"/>
                <w:sz w:val="22"/>
                <w:szCs w:val="22"/>
              </w:rPr>
            </w:rPrChange>
          </w:rPr>
          <w:t>Full-text sampling approach.</w:t>
        </w:r>
        <w:r w:rsidRPr="00AC4EE4">
          <w:rPr>
            <w:color w:val="auto"/>
            <w:sz w:val="22"/>
            <w:szCs w:val="22"/>
          </w:rPr>
          <w:t xml:space="preserve"> The original protocol specified data extraction across all included studies following full-text screening. Given the volume of records included at the title/abstract stage, a random sampling approach with an information saturation stopping rule was applied instead. Studies were drawn in batches; saturation was defined as fewer than 5% new codes across two consecutive batches.</w:t>
        </w:r>
      </w:ins>
    </w:p>
    <w:p w14:paraId="1584A262" w14:textId="141F42F9" w:rsidR="00AC4EE4" w:rsidRPr="00AC4EE4" w:rsidRDefault="00AC4EE4" w:rsidP="00AC4EE4">
      <w:pPr>
        <w:pStyle w:val="ListParagraph"/>
        <w:numPr>
          <w:ilvl w:val="0"/>
          <w:numId w:val="6"/>
        </w:numPr>
        <w:pPrChange w:id="47" w:author="Zarrar Khan" w:date="2026-06-17T09:32:00Z" w16du:dateUtc="2026-06-17T04:32:00Z">
          <w:pPr>
            <w:pStyle w:val="Heading2"/>
            <w:ind w:left="0" w:firstLine="0"/>
          </w:pPr>
        </w:pPrChange>
      </w:pPr>
      <w:ins w:id="48" w:author="Zarrar Khan" w:date="2026-06-17T09:31:00Z" w16du:dateUtc="2026-06-17T04:31:00Z">
        <w:r w:rsidRPr="00AC4EE4">
          <w:rPr>
            <w:b/>
            <w:bCs/>
            <w:rPrChange w:id="49" w:author="Zarrar Khan" w:date="2026-06-17T09:33:00Z" w16du:dateUtc="2026-06-17T04:33:00Z">
              <w:rPr/>
            </w:rPrChange>
          </w:rPr>
          <w:t xml:space="preserve">Amendment 4 </w:t>
        </w:r>
      </w:ins>
      <w:ins w:id="50" w:author="Zarrar Khan" w:date="2026-06-17T09:33:00Z" w16du:dateUtc="2026-06-17T04:33:00Z">
        <w:r w:rsidRPr="00AC4EE4">
          <w:rPr>
            <w:b/>
            <w:bCs/>
            <w:rPrChange w:id="51" w:author="Zarrar Khan" w:date="2026-06-17T09:33:00Z" w16du:dateUtc="2026-06-17T04:33:00Z">
              <w:rPr/>
            </w:rPrChange>
          </w:rPr>
          <w:t xml:space="preserve">- </w:t>
        </w:r>
      </w:ins>
      <w:ins w:id="52" w:author="Zarrar Khan" w:date="2026-06-17T09:31:00Z" w16du:dateUtc="2026-06-17T04:31:00Z">
        <w:r w:rsidRPr="00AC4EE4">
          <w:rPr>
            <w:b/>
            <w:bCs/>
            <w:rPrChange w:id="53" w:author="Zarrar Khan" w:date="2026-06-17T09:33:00Z" w16du:dateUtc="2026-06-17T04:33:00Z">
              <w:rPr/>
            </w:rPrChange>
          </w:rPr>
          <w:t>Codebook consolidation.</w:t>
        </w:r>
        <w:r w:rsidRPr="00AC4EE4">
          <w:t xml:space="preserve"> The standalone equity and inclusion field (Field 16) was consolidated into the marginalized subpopulations field, extended with </w:t>
        </w:r>
        <w:proofErr w:type="gramStart"/>
        <w:r w:rsidRPr="00AC4EE4">
          <w:t>an 'other'</w:t>
        </w:r>
        <w:proofErr w:type="gramEnd"/>
        <w:r w:rsidRPr="00AC4EE4">
          <w:t xml:space="preserve"> category and free-text notes. The methodological approach field was revised from single-select to multi-select, with an experimental category added to cover </w:t>
        </w:r>
        <w:proofErr w:type="spellStart"/>
        <w:r w:rsidRPr="00AC4EE4">
          <w:t>randomised</w:t>
        </w:r>
        <w:proofErr w:type="spellEnd"/>
        <w:r w:rsidRPr="00AC4EE4">
          <w:t xml:space="preserve"> controlled trials and quasi-experimental designs.</w:t>
        </w:r>
      </w:ins>
      <w:del w:id="54" w:author="Zarrar Khan" w:date="2026-06-17T09:31:00Z" w16du:dateUtc="2026-06-17T04:31:00Z">
        <w:r w:rsidR="004C70E5" w:rsidRPr="004C70E5" w:rsidDel="00AC4EE4">
          <w:delText>Searches were conducted in Scopus (Elsevier) in January 2026, using a structured Boolean search string developed around the PCCM framework (Population: smallholder producers; Concept: adaptation processes and outcomes; Context: climate hazards, LMICs, agriculture sector; Meth</w:delText>
        </w:r>
      </w:del>
    </w:p>
    <w:p w14:paraId="0000001D" w14:textId="1BE74348" w:rsidR="00D77972" w:rsidDel="00B64FF2" w:rsidRDefault="00000000">
      <w:pPr>
        <w:pStyle w:val="Heading2"/>
        <w:rPr>
          <w:del w:id="55" w:author="Zarrar Khan" w:date="2026-06-17T09:44:00Z" w16du:dateUtc="2026-06-17T04:44:00Z"/>
        </w:rPr>
      </w:pPr>
      <w:del w:id="56" w:author="Zarrar Khan" w:date="2026-06-17T09:44:00Z" w16du:dateUtc="2026-06-17T04:44:00Z">
        <w:r w:rsidRPr="1EF71CCF" w:rsidDel="00B64FF2">
          <w:rPr>
            <w:lang w:val="en-US"/>
          </w:rPr>
          <w:delText>3.1  Search Strategy</w:delText>
        </w:r>
      </w:del>
    </w:p>
    <w:p w14:paraId="0000001E" w14:textId="6203869F" w:rsidR="00D77972" w:rsidDel="00B64FF2" w:rsidRDefault="00000000">
      <w:pPr>
        <w:rPr>
          <w:del w:id="57" w:author="Zarrar Khan" w:date="2026-06-17T09:44:00Z" w16du:dateUtc="2026-06-17T04:44:00Z"/>
        </w:rPr>
      </w:pPr>
      <w:del w:id="58" w:author="Zarrar Khan" w:date="2026-06-17T09:44:00Z" w16du:dateUtc="2026-06-17T04:44:00Z">
        <w:r w:rsidDel="00B64FF2">
          <w:delText>Searches were conducted in Scopus (Elsevier) in January 2026, using a structured Boolean search string developed around the PCCM framework (Population: smallholder producers; Concept: adaptation processes and outcomes; Context: climate hazards, LMICs, agriculture sector; Methodological Focus: measurement, indicators, monitoring and evaluation approaches). Searches were restricted to literature published from 2005 onward and to English, French, and Spanish language sources. A total of 17,021 records were retrieved.</w:delText>
        </w:r>
        <w:commentRangeStart w:id="59"/>
        <w:commentRangeStart w:id="60"/>
        <w:commentRangeEnd w:id="59"/>
        <w:r w:rsidDel="00B64FF2">
          <w:rPr>
            <w:rStyle w:val="CommentReference"/>
          </w:rPr>
          <w:commentReference w:id="59"/>
        </w:r>
      </w:del>
      <w:commentRangeEnd w:id="60"/>
      <w:r w:rsidR="00B64FF2">
        <w:rPr>
          <w:rStyle w:val="CommentReference"/>
        </w:rPr>
        <w:commentReference w:id="60"/>
      </w:r>
    </w:p>
    <w:p w14:paraId="0000001F" w14:textId="7E3B8FE1" w:rsidR="00D77972" w:rsidDel="00B64FF2" w:rsidRDefault="00000000" w:rsidP="1EF71CCF">
      <w:pPr>
        <w:rPr>
          <w:del w:id="61" w:author="Zarrar Khan" w:date="2026-06-17T09:44:00Z" w16du:dateUtc="2026-06-17T04:44:00Z"/>
          <w:lang w:val="en-US"/>
        </w:rPr>
      </w:pPr>
      <w:commentRangeStart w:id="62"/>
      <w:del w:id="63" w:author="Zarrar Khan" w:date="2026-06-17T09:44:00Z" w16du:dateUtc="2026-06-17T04:44:00Z">
        <w:r w:rsidRPr="1EF71CCF" w:rsidDel="00B64FF2">
          <w:rPr>
            <w:lang w:val="en-US"/>
          </w:rPr>
          <w:delText xml:space="preserve">Additional databases searched in parallel include Web of Science Core Collection, CAB Abstracts, Academic Search Premier, EconLit, ProQuest, Google Scholar, and AGRIS. </w:delText>
        </w:r>
      </w:del>
      <w:del w:id="64" w:author="Zarrar Khan" w:date="2026-06-10T12:57:00Z" w16du:dateUtc="2026-06-10T12:57:00Z">
        <w:r w:rsidRPr="1EF71CCF">
          <w:rPr>
            <w:lang w:val="en-US"/>
          </w:rPr>
          <w:delText>Grey literature sources (approximately 20 repositories) were also searched</w:delText>
        </w:r>
      </w:del>
      <w:del w:id="65" w:author="Zarrar Khan" w:date="2026-06-17T09:44:00Z" w16du:dateUtc="2026-06-17T04:44:00Z">
        <w:r w:rsidRPr="1EF71CCF" w:rsidDel="00B64FF2">
          <w:rPr>
            <w:lang w:val="en-US"/>
          </w:rPr>
          <w:delText>. Across all sources, 40,653 records were retrieved prior to deduplication.</w:delText>
        </w:r>
      </w:del>
      <w:del w:id="66" w:author="Zarrar Khan" w:date="2026-06-10T13:00:00Z" w16du:dateUtc="2026-06-10T13:00:00Z">
        <w:r w:rsidRPr="1EF71CCF">
          <w:rPr>
            <w:lang w:val="en-US"/>
          </w:rPr>
          <w:delText xml:space="preserve"> Abstract screening, full-text retrieval, and data extraction for these databases are now complete on a randomly selected subset of studies included for full-text screening.</w:delText>
        </w:r>
      </w:del>
      <w:commentRangeEnd w:id="62"/>
      <w:del w:id="67" w:author="Zarrar Khan" w:date="2026-06-17T09:44:00Z" w16du:dateUtc="2026-06-17T04:44:00Z">
        <w:r w:rsidDel="00B64FF2">
          <w:rPr>
            <w:rStyle w:val="CommentReference"/>
          </w:rPr>
          <w:commentReference w:id="62"/>
        </w:r>
      </w:del>
      <w:del w:id="68" w:author="Zarrar Khan" w:date="2026-06-10T13:00:00Z">
        <w:r>
          <w:delText xml:space="preserve"> Abstract screening, full-text retrieval, and data extraction for these databases are now complete on a randomly selected subset of studies included for full-text screening.</w:delText>
        </w:r>
      </w:del>
    </w:p>
    <w:p w14:paraId="00000020" w14:textId="2E53CC33" w:rsidR="00D77972" w:rsidDel="00B64FF2" w:rsidRDefault="00000000">
      <w:pPr>
        <w:pStyle w:val="Heading2"/>
        <w:rPr>
          <w:del w:id="69" w:author="Zarrar Khan" w:date="2026-06-17T09:44:00Z" w16du:dateUtc="2026-06-17T04:44:00Z"/>
        </w:rPr>
      </w:pPr>
      <w:bookmarkStart w:id="70" w:name="_heading=h.cnioewgxvkvb"/>
      <w:bookmarkEnd w:id="70"/>
      <w:del w:id="71" w:author="Zarrar Khan" w:date="2026-06-17T09:44:00Z" w16du:dateUtc="2026-06-17T04:44:00Z">
        <w:r w:rsidRPr="1EF71CCF" w:rsidDel="00B64FF2">
          <w:rPr>
            <w:lang w:val="en-US"/>
          </w:rPr>
          <w:delText>3.2  Deduplication</w:delText>
        </w:r>
      </w:del>
    </w:p>
    <w:p w14:paraId="00000021" w14:textId="440AACF3" w:rsidR="00D77972" w:rsidDel="00B64FF2" w:rsidRDefault="00000000">
      <w:pPr>
        <w:rPr>
          <w:del w:id="72" w:author="Zarrar Khan" w:date="2026-06-17T09:44:00Z" w16du:dateUtc="2026-06-17T04:44:00Z"/>
        </w:rPr>
      </w:pPr>
      <w:del w:id="73" w:author="Zarrar Khan" w:date="2026-06-17T09:44:00Z" w16du:dateUtc="2026-06-17T04:44:00Z">
        <w:r w:rsidRPr="1EF71CCF" w:rsidDel="00B64FF2">
          <w:rPr>
            <w:rFonts w:ascii="Nova Mono" w:eastAsia="Nova Mono" w:hAnsi="Nova Mono" w:cs="Nova Mono"/>
            <w:lang w:val="en-US"/>
          </w:rPr>
          <w:delText xml:space="preserve">Records from all databases were deduplicated using a multi-stage matching algorithm: </w:delText>
        </w:r>
        <w:commentRangeStart w:id="74"/>
        <w:r w:rsidRPr="1EF71CCF" w:rsidDel="00B64FF2">
          <w:rPr>
            <w:rFonts w:ascii="Nova Mono" w:eastAsia="Nova Mono" w:hAnsi="Nova Mono" w:cs="Nova Mono"/>
            <w:lang w:val="en-US"/>
          </w:rPr>
          <w:delText>exact DOI match</w:delText>
        </w:r>
        <w:commentRangeEnd w:id="74"/>
        <w:r w:rsidDel="00B64FF2">
          <w:rPr>
            <w:rStyle w:val="CommentReference"/>
          </w:rPr>
          <w:commentReference w:id="74"/>
        </w:r>
        <w:r w:rsidRPr="1EF71CCF" w:rsidDel="00B64FF2">
          <w:rPr>
            <w:rFonts w:ascii="Nova Mono" w:eastAsia="Nova Mono" w:hAnsi="Nova Mono" w:cs="Nova Mono"/>
            <w:lang w:val="en-US"/>
          </w:rPr>
          <w:delText>, then exact title and year match, then fuzzy title similarity (Jaccard ≥ 0.85). Scopus records were used as the primary reference set; net-new records from other databases were identified against this base.</w:delText>
        </w:r>
      </w:del>
    </w:p>
    <w:p w14:paraId="00000022" w14:textId="6A7DD252" w:rsidR="00D77972" w:rsidDel="00B64FF2" w:rsidRDefault="00000000">
      <w:pPr>
        <w:pStyle w:val="Heading2"/>
        <w:rPr>
          <w:del w:id="75" w:author="Zarrar Khan" w:date="2026-06-17T09:44:00Z" w16du:dateUtc="2026-06-17T04:44:00Z"/>
        </w:rPr>
      </w:pPr>
      <w:bookmarkStart w:id="76" w:name="_heading=h.3iprkm8gg69u"/>
      <w:bookmarkEnd w:id="76"/>
      <w:del w:id="77" w:author="Zarrar Khan" w:date="2026-06-17T09:44:00Z" w16du:dateUtc="2026-06-17T04:44:00Z">
        <w:r w:rsidRPr="1EF71CCF" w:rsidDel="00B64FF2">
          <w:rPr>
            <w:lang w:val="en-US"/>
          </w:rPr>
          <w:delText>3.3  Screening</w:delText>
        </w:r>
      </w:del>
    </w:p>
    <w:p w14:paraId="00000024" w14:textId="4CEF968A" w:rsidR="00D77972" w:rsidRPr="00D77972" w:rsidDel="00B64FF2" w:rsidRDefault="00000000">
      <w:pPr>
        <w:rPr>
          <w:del w:id="78" w:author="Zarrar Khan" w:date="2026-06-17T09:44:00Z" w16du:dateUtc="2026-06-17T04:44:00Z"/>
          <w:b/>
          <w:bCs/>
          <w:sz w:val="20"/>
          <w:szCs w:val="20"/>
          <w:rPrChange w:id="79" w:author="Zarrar Khan" w:date="2026-06-10T13:17:00Z">
            <w:rPr>
              <w:del w:id="80" w:author="Zarrar Khan" w:date="2026-06-17T09:44:00Z" w16du:dateUtc="2026-06-17T04:44:00Z"/>
            </w:rPr>
          </w:rPrChange>
        </w:rPr>
        <w:pPrChange w:id="81" w:author="Zarrar Khan" w:date="2026-06-10T13:17:00Z">
          <w:pPr>
            <w:pStyle w:val="Heading3"/>
          </w:pPr>
        </w:pPrChange>
      </w:pPr>
      <w:del w:id="82" w:author="Zarrar Khan" w:date="2026-06-17T09:44:00Z" w16du:dateUtc="2026-06-17T04:44:00Z">
        <w:r w:rsidRPr="1EF71CCF" w:rsidDel="00B64FF2">
          <w:rPr>
            <w:lang w:val="en-US"/>
          </w:rPr>
          <w:delText xml:space="preserve">Title and abstract screening was conducted using a validated LLM-assisted screening tool (Ollama/qwen2.5:14b), calibrated against the PCCM eligibility criteria. </w:delText>
        </w:r>
        <w:commentRangeStart w:id="83"/>
        <w:commentRangeStart w:id="84"/>
        <w:commentRangeStart w:id="85"/>
        <w:commentRangeStart w:id="86"/>
        <w:commentRangeEnd w:id="84"/>
        <w:r w:rsidDel="00B64FF2">
          <w:rPr>
            <w:rStyle w:val="CommentReference"/>
          </w:rPr>
          <w:commentReference w:id="84"/>
        </w:r>
      </w:del>
      <w:commentRangeEnd w:id="85"/>
      <w:r w:rsidR="00CC237D">
        <w:rPr>
          <w:rStyle w:val="CommentReference"/>
        </w:rPr>
        <w:commentReference w:id="85"/>
      </w:r>
      <w:del w:id="87" w:author="Zarrar Khan" w:date="2026-06-10T13:11:00Z" w16du:dateUtc="2026-06-10T13:11:00Z">
        <w:r w:rsidRPr="1EF71CCF">
          <w:rPr>
            <w:lang w:val="en-US"/>
          </w:rPr>
          <w:delText>Two calibration rounds were completed prior to full-corpus screening, achieving a sensitivity of 0.966–0.970 against human-coded benchmarks</w:delText>
        </w:r>
      </w:del>
      <w:del w:id="88" w:author="Zarrar Khan" w:date="2026-06-17T09:44:00Z" w16du:dateUtc="2026-06-17T04:44:00Z">
        <w:r w:rsidRPr="1EF71CCF" w:rsidDel="00B64FF2">
          <w:rPr>
            <w:lang w:val="en-US"/>
          </w:rPr>
          <w:delText xml:space="preserve">. </w:delText>
        </w:r>
        <w:commentRangeEnd w:id="83"/>
        <w:r w:rsidDel="00B64FF2">
          <w:rPr>
            <w:rStyle w:val="CommentReference"/>
          </w:rPr>
          <w:commentReference w:id="83"/>
        </w:r>
      </w:del>
      <w:commentRangeEnd w:id="86"/>
      <w:r w:rsidR="00CC237D">
        <w:rPr>
          <w:rStyle w:val="CommentReference"/>
        </w:rPr>
        <w:commentReference w:id="86"/>
      </w:r>
      <w:del w:id="89" w:author="Zarrar Khan" w:date="2026-06-17T09:44:00Z" w16du:dateUtc="2026-06-17T04:44:00Z">
        <w:r w:rsidRPr="1EF71CCF" w:rsidDel="00B64FF2">
          <w:rPr>
            <w:lang w:val="en-US"/>
          </w:rPr>
          <w:delText>All 26,173 deduplicated records were screened at the title and abstract stage. Of these, 8,753 (33%) were included for full-text assessment and 17,420 (67%) were excluded.</w:delText>
        </w:r>
      </w:del>
    </w:p>
    <w:p w14:paraId="61D9E400" w14:textId="77777777" w:rsidR="00B64FF2" w:rsidRDefault="00B64FF2">
      <w:pPr>
        <w:rPr>
          <w:ins w:id="90" w:author="Zarrar Khan" w:date="2026-06-17T09:44:00Z" w16du:dateUtc="2026-06-17T04:44:00Z"/>
        </w:rPr>
      </w:pPr>
    </w:p>
    <w:p w14:paraId="21BC2E60" w14:textId="0A2DDC9C" w:rsidR="00B64FF2" w:rsidRPr="00B64FF2" w:rsidRDefault="00B64FF2" w:rsidP="00B64FF2">
      <w:pPr>
        <w:pStyle w:val="Heading2"/>
        <w:rPr>
          <w:ins w:id="91" w:author="Zarrar Khan" w:date="2026-06-17T09:44:00Z" w16du:dateUtc="2026-06-17T04:44:00Z"/>
          <w:lang w:val="en-US"/>
          <w:rPrChange w:id="92" w:author="Zarrar Khan" w:date="2026-06-17T09:45:00Z" w16du:dateUtc="2026-06-17T04:45:00Z">
            <w:rPr>
              <w:ins w:id="93" w:author="Zarrar Khan" w:date="2026-06-17T09:44:00Z" w16du:dateUtc="2026-06-17T04:44:00Z"/>
            </w:rPr>
          </w:rPrChange>
        </w:rPr>
        <w:pPrChange w:id="94" w:author="Zarrar Khan" w:date="2026-06-17T09:45:00Z" w16du:dateUtc="2026-06-17T04:45:00Z">
          <w:pPr>
            <w:pStyle w:val="Heading1"/>
            <w:numPr>
              <w:numId w:val="11"/>
            </w:numPr>
            <w:pBdr>
              <w:top w:val="nil"/>
              <w:left w:val="nil"/>
              <w:bottom w:val="nil"/>
              <w:right w:val="nil"/>
              <w:between w:val="nil"/>
            </w:pBdr>
            <w:ind w:left="720"/>
          </w:pPr>
        </w:pPrChange>
      </w:pPr>
      <w:ins w:id="95" w:author="Zarrar Khan" w:date="2026-06-17T09:45:00Z" w16du:dateUtc="2026-06-17T04:45:00Z">
        <w:r>
          <w:rPr>
            <w:lang w:val="en-US"/>
          </w:rPr>
          <w:lastRenderedPageBreak/>
          <w:t xml:space="preserve">3.2 </w:t>
        </w:r>
      </w:ins>
      <w:ins w:id="96" w:author="Zarrar Khan" w:date="2026-06-17T09:44:00Z" w16du:dateUtc="2026-06-17T04:44:00Z">
        <w:r w:rsidRPr="00B64FF2">
          <w:rPr>
            <w:lang w:val="en-US"/>
            <w:rPrChange w:id="97" w:author="Zarrar Khan" w:date="2026-06-17T09:45:00Z" w16du:dateUtc="2026-06-17T04:45:00Z">
              <w:rPr/>
            </w:rPrChange>
          </w:rPr>
          <w:t>Search strategy</w:t>
        </w:r>
      </w:ins>
    </w:p>
    <w:p w14:paraId="4B4BE9CC" w14:textId="006CB471" w:rsidR="00B64FF2" w:rsidRDefault="00B64FF2" w:rsidP="00B64FF2">
      <w:pPr>
        <w:rPr>
          <w:ins w:id="98" w:author="Zarrar Khan" w:date="2026-06-17T09:44:00Z" w16du:dateUtc="2026-06-17T04:44:00Z"/>
        </w:rPr>
      </w:pPr>
      <w:ins w:id="99" w:author="Zarrar Khan" w:date="2026-06-17T09:44:00Z" w16du:dateUtc="2026-06-17T04:44:00Z">
        <w:r>
          <w:t xml:space="preserve">The search strategy </w:t>
        </w:r>
      </w:ins>
      <w:ins w:id="100" w:author="Zarrar Khan" w:date="2026-06-17T09:45:00Z" w16du:dateUtc="2026-06-17T04:45:00Z">
        <w:r>
          <w:t>was</w:t>
        </w:r>
      </w:ins>
      <w:ins w:id="101" w:author="Zarrar Khan" w:date="2026-06-17T09:44:00Z" w16du:dateUtc="2026-06-17T04:44:00Z">
        <w:r>
          <w:t xml:space="preserve"> designed to identify all available empirical and methodological literature relevant to the methods used to track and measure the impacts of climate adaptation interventions for smallholder producers in the agriculture sector. The strategy follow</w:t>
        </w:r>
      </w:ins>
      <w:ins w:id="102" w:author="Zarrar Khan" w:date="2026-06-17T09:45:00Z" w16du:dateUtc="2026-06-17T04:45:00Z">
        <w:r>
          <w:t>ed</w:t>
        </w:r>
      </w:ins>
      <w:ins w:id="103" w:author="Zarrar Khan" w:date="2026-06-17T09:44:00Z" w16du:dateUtc="2026-06-17T04:44:00Z">
        <w:r>
          <w:t xml:space="preserve"> recognized standards for evidence synthesis </w:t>
        </w:r>
        <w:r>
          <w:fldChar w:fldCharType="begin"/>
        </w:r>
        <w:r>
          <w:instrText>HYPERLINK "https://www.zotero.org/google-docs/?wQA8Xq" \h</w:instrText>
        </w:r>
        <w:r>
          <w:fldChar w:fldCharType="separate"/>
        </w:r>
        <w:r>
          <w:t>(Collaboration for Environmental Evidence, 2018)</w:t>
        </w:r>
        <w:r>
          <w:fldChar w:fldCharType="end"/>
        </w:r>
        <w:r>
          <w:t xml:space="preserve"> and dr</w:t>
        </w:r>
      </w:ins>
      <w:ins w:id="104" w:author="Zarrar Khan" w:date="2026-06-17T09:49:00Z" w16du:dateUtc="2026-06-17T04:49:00Z">
        <w:r>
          <w:t>ew</w:t>
        </w:r>
      </w:ins>
      <w:ins w:id="105" w:author="Zarrar Khan" w:date="2026-06-17T09:44:00Z" w16du:dateUtc="2026-06-17T04:44:00Z">
        <w:r>
          <w:t xml:space="preserve"> on multiple sources: (1) large bibliographic databases, (2) web-based search engines, (3) organizational and institutional gray literature repositories, and (4) citation chasing.</w:t>
        </w:r>
      </w:ins>
    </w:p>
    <w:p w14:paraId="3A55178B" w14:textId="7C8EA6BB" w:rsidR="00B64FF2" w:rsidRDefault="00B64FF2" w:rsidP="00B64FF2">
      <w:pPr>
        <w:rPr>
          <w:ins w:id="106" w:author="Zarrar Khan" w:date="2026-06-17T09:44:00Z" w16du:dateUtc="2026-06-17T04:44:00Z"/>
        </w:rPr>
      </w:pPr>
      <w:ins w:id="107" w:author="Zarrar Khan" w:date="2026-06-17T09:44:00Z" w16du:dateUtc="2026-06-17T04:44:00Z">
        <w:r>
          <w:t>Searches w</w:t>
        </w:r>
      </w:ins>
      <w:ins w:id="108" w:author="Zarrar Khan" w:date="2026-06-17T09:45:00Z" w16du:dateUtc="2026-06-17T04:45:00Z">
        <w:r>
          <w:t xml:space="preserve">ere </w:t>
        </w:r>
      </w:ins>
      <w:ins w:id="109" w:author="Zarrar Khan" w:date="2026-06-17T09:44:00Z" w16du:dateUtc="2026-06-17T04:44:00Z">
        <w:r>
          <w:t xml:space="preserve">conducted using combinations of structured Boolean search strings tailored to each database’s syntax. Search terms </w:t>
        </w:r>
      </w:ins>
      <w:ins w:id="110" w:author="Zarrar Khan" w:date="2026-06-17T09:49:00Z" w16du:dateUtc="2026-06-17T04:49:00Z">
        <w:r>
          <w:t>r</w:t>
        </w:r>
      </w:ins>
      <w:ins w:id="111" w:author="Zarrar Khan" w:date="2026-06-17T09:44:00Z" w16du:dateUtc="2026-06-17T04:44:00Z">
        <w:r>
          <w:t>eflect</w:t>
        </w:r>
      </w:ins>
      <w:ins w:id="112" w:author="Zarrar Khan" w:date="2026-06-17T09:49:00Z" w16du:dateUtc="2026-06-17T04:49:00Z">
        <w:r>
          <w:t>ed</w:t>
        </w:r>
      </w:ins>
      <w:ins w:id="113" w:author="Zarrar Khan" w:date="2026-06-17T09:44:00Z" w16du:dateUtc="2026-06-17T04:44:00Z">
        <w:r>
          <w:t xml:space="preserve"> the PCCM framework (Population—Concept—Context—Methodological focus), including synonyms and variant terminology for smallholder producers, climate adaptation interventions, agricultural systems, and adaptation measurement methods.</w:t>
        </w:r>
      </w:ins>
    </w:p>
    <w:p w14:paraId="6D750091" w14:textId="1953BDDE" w:rsidR="00B64FF2" w:rsidRDefault="00B64FF2" w:rsidP="00B64FF2">
      <w:pPr>
        <w:rPr>
          <w:ins w:id="114" w:author="Zarrar Khan" w:date="2026-06-17T09:44:00Z" w16du:dateUtc="2026-06-17T04:44:00Z"/>
        </w:rPr>
      </w:pPr>
      <w:ins w:id="115" w:author="Zarrar Khan" w:date="2026-06-17T09:44:00Z" w16du:dateUtc="2026-06-17T04:44:00Z">
        <w:r>
          <w:t xml:space="preserve">Search terms for major sources </w:t>
        </w:r>
      </w:ins>
      <w:ins w:id="116" w:author="Zarrar Khan" w:date="2026-06-17T09:45:00Z" w16du:dateUtc="2026-06-17T04:45:00Z">
        <w:r>
          <w:t>were</w:t>
        </w:r>
      </w:ins>
      <w:ins w:id="117" w:author="Zarrar Khan" w:date="2026-06-17T09:44:00Z" w16du:dateUtc="2026-06-17T04:44:00Z">
        <w:r>
          <w:t xml:space="preserve"> fully documented with precise search strings to enable replication. Searches of organizational websites and gray literature sources </w:t>
        </w:r>
      </w:ins>
      <w:ins w:id="118" w:author="Zarrar Khan" w:date="2026-06-17T09:45:00Z" w16du:dateUtc="2026-06-17T04:45:00Z">
        <w:r>
          <w:t>were</w:t>
        </w:r>
      </w:ins>
      <w:ins w:id="119" w:author="Zarrar Khan" w:date="2026-06-17T09:44:00Z" w16du:dateUtc="2026-06-17T04:44:00Z">
        <w:r>
          <w:t xml:space="preserve"> conducted using flexible combinations of keywords appropriate to each site’s search capacity.</w:t>
        </w:r>
      </w:ins>
    </w:p>
    <w:p w14:paraId="3CA3A90C" w14:textId="26D97ABF" w:rsidR="00B64FF2" w:rsidRDefault="00B64FF2" w:rsidP="00B64FF2">
      <w:pPr>
        <w:rPr>
          <w:ins w:id="120" w:author="Zarrar Khan" w:date="2026-06-17T09:44:00Z" w16du:dateUtc="2026-06-17T04:44:00Z"/>
        </w:rPr>
      </w:pPr>
      <w:ins w:id="121" w:author="Zarrar Khan" w:date="2026-06-17T09:44:00Z" w16du:dateUtc="2026-06-17T04:44:00Z">
        <w:r>
          <w:t xml:space="preserve">Searches </w:t>
        </w:r>
      </w:ins>
      <w:ins w:id="122" w:author="Zarrar Khan" w:date="2026-06-17T09:46:00Z" w16du:dateUtc="2026-06-17T04:46:00Z">
        <w:r>
          <w:t>were</w:t>
        </w:r>
      </w:ins>
      <w:ins w:id="123" w:author="Zarrar Khan" w:date="2026-06-17T09:44:00Z" w16du:dateUtc="2026-06-17T04:44:00Z">
        <w:r>
          <w:t xml:space="preserve"> restricted to literature published from 2005 onward, reflecting the period in which adaptation metrics and outcome-oriented evaluation frameworks began to consolidate following major developments in IPCC and UNFCCC processes. Contemporary adaptation evaluation methods emerged largely after IPCC AR4 (2007), which elevated adaptation as a mainstream pillar of climate policy and highlighted methodological gaps, especially in assessing outcomes. The subsequent rollout of National Adaptation </w:t>
        </w:r>
        <w:proofErr w:type="spellStart"/>
        <w:r>
          <w:t>Programmes</w:t>
        </w:r>
        <w:proofErr w:type="spellEnd"/>
        <w:r>
          <w:t xml:space="preserve"> of Action (NAPAs), and later National Adaptation Plans (NAPs), generated sustained demand for structured monitoring, evaluation, and learning systems. Key methodological frameworks—including those from the GEF, OECD, Climate-ADAPT, UNDP, and the NAP Global Network—developed from 2010 onward, alongside the formalization of adaptation reporting under the Paris Agreement and the Global Goal on Adaptation. This cutoff does not limit the evidence base—preliminary testing showed no relevant methodological literature would be excluded by starting in 2005. Screening </w:t>
        </w:r>
      </w:ins>
      <w:ins w:id="124" w:author="Zarrar Khan" w:date="2026-06-17T09:46:00Z" w16du:dateUtc="2026-06-17T04:46:00Z">
        <w:r>
          <w:t>was</w:t>
        </w:r>
      </w:ins>
      <w:ins w:id="125" w:author="Zarrar Khan" w:date="2026-06-17T09:44:00Z" w16du:dateUtc="2026-06-17T04:44:00Z">
        <w:r>
          <w:t xml:space="preserve"> limited to languages for which the review team ha</w:t>
        </w:r>
      </w:ins>
      <w:ins w:id="126" w:author="Zarrar Khan" w:date="2026-06-17T09:50:00Z" w16du:dateUtc="2026-06-17T04:50:00Z">
        <w:r>
          <w:t>d</w:t>
        </w:r>
      </w:ins>
      <w:ins w:id="127" w:author="Zarrar Khan" w:date="2026-06-17T09:44:00Z" w16du:dateUtc="2026-06-17T04:44:00Z">
        <w:r>
          <w:t xml:space="preserve"> capacity—English, French, and Spanish. This reflect</w:t>
        </w:r>
      </w:ins>
      <w:ins w:id="128" w:author="Zarrar Khan" w:date="2026-06-17T09:50:00Z" w16du:dateUtc="2026-06-17T04:50:00Z">
        <w:r>
          <w:t>ed</w:t>
        </w:r>
      </w:ins>
      <w:ins w:id="129" w:author="Zarrar Khan" w:date="2026-06-17T09:44:00Z" w16du:dateUtc="2026-06-17T04:44:00Z">
        <w:r>
          <w:t xml:space="preserve"> both feasibility and the distribution of relevant literature: preliminary searches found that non-English languages collectively accounted for a very small proportion of publications, with Chinese-language studies representing ~1% of results and rarely addressing methodological aspects of adaptation measurement. Given the global nature of adaptation M&amp;E research and its concentration in English-language outlets, the risk of excluding relevant methodological work </w:t>
        </w:r>
      </w:ins>
      <w:ins w:id="130" w:author="Zarrar Khan" w:date="2026-06-17T09:50:00Z" w16du:dateUtc="2026-06-17T04:50:00Z">
        <w:r>
          <w:t xml:space="preserve">was </w:t>
        </w:r>
      </w:ins>
      <w:ins w:id="131" w:author="Zarrar Khan" w:date="2026-06-17T09:44:00Z" w16du:dateUtc="2026-06-17T04:44:00Z">
        <w:r>
          <w:t xml:space="preserve">low. </w:t>
        </w:r>
      </w:ins>
    </w:p>
    <w:p w14:paraId="6D98FA43" w14:textId="435855E3" w:rsidR="00B64FF2" w:rsidRPr="00B64FF2" w:rsidRDefault="00B64FF2" w:rsidP="00D93E87">
      <w:pPr>
        <w:pStyle w:val="Heading3"/>
        <w:rPr>
          <w:ins w:id="132" w:author="Zarrar Khan" w:date="2026-06-17T09:44:00Z" w16du:dateUtc="2026-06-17T04:44:00Z"/>
          <w:lang w:val="en-US"/>
          <w:rPrChange w:id="133" w:author="Zarrar Khan" w:date="2026-06-17T09:47:00Z" w16du:dateUtc="2026-06-17T04:47:00Z">
            <w:rPr>
              <w:ins w:id="134" w:author="Zarrar Khan" w:date="2026-06-17T09:44:00Z" w16du:dateUtc="2026-06-17T04:44:00Z"/>
            </w:rPr>
          </w:rPrChange>
        </w:rPr>
        <w:pPrChange w:id="135" w:author="Zarrar Khan" w:date="2026-06-17T10:04:00Z" w16du:dateUtc="2026-06-17T05:04:00Z">
          <w:pPr>
            <w:pStyle w:val="Heading2"/>
            <w:numPr>
              <w:ilvl w:val="1"/>
              <w:numId w:val="11"/>
            </w:numPr>
            <w:ind w:left="1440"/>
          </w:pPr>
        </w:pPrChange>
      </w:pPr>
      <w:bookmarkStart w:id="136" w:name="_40ux61m7m1ic" w:colFirst="0" w:colLast="0"/>
      <w:bookmarkEnd w:id="136"/>
      <w:ins w:id="137" w:author="Zarrar Khan" w:date="2026-06-17T09:47:00Z" w16du:dateUtc="2026-06-17T04:47:00Z">
        <w:r>
          <w:rPr>
            <w:lang w:val="en-US"/>
          </w:rPr>
          <w:t>3.</w:t>
        </w:r>
      </w:ins>
      <w:ins w:id="138" w:author="Zarrar Khan" w:date="2026-06-17T10:04:00Z" w16du:dateUtc="2026-06-17T05:04:00Z">
        <w:r w:rsidR="00D93E87">
          <w:rPr>
            <w:lang w:val="en-US"/>
          </w:rPr>
          <w:t>2.1</w:t>
        </w:r>
      </w:ins>
      <w:ins w:id="139" w:author="Zarrar Khan" w:date="2026-06-17T09:47:00Z" w16du:dateUtc="2026-06-17T04:47:00Z">
        <w:r>
          <w:rPr>
            <w:lang w:val="en-US"/>
          </w:rPr>
          <w:t xml:space="preserve"> </w:t>
        </w:r>
      </w:ins>
      <w:ins w:id="140" w:author="Zarrar Khan" w:date="2026-06-17T09:44:00Z" w16du:dateUtc="2026-06-17T04:44:00Z">
        <w:r w:rsidRPr="00B64FF2">
          <w:rPr>
            <w:lang w:val="en-US"/>
            <w:rPrChange w:id="141" w:author="Zarrar Khan" w:date="2026-06-17T09:47:00Z" w16du:dateUtc="2026-06-17T04:47:00Z">
              <w:rPr/>
            </w:rPrChange>
          </w:rPr>
          <w:t>Bibliographic databases</w:t>
        </w:r>
      </w:ins>
    </w:p>
    <w:p w14:paraId="20C5D26E" w14:textId="4CD527F9" w:rsidR="00B64FF2" w:rsidRDefault="00B64FF2" w:rsidP="00B64FF2">
      <w:pPr>
        <w:rPr>
          <w:ins w:id="142" w:author="Zarrar Khan" w:date="2026-06-17T09:44:00Z" w16du:dateUtc="2026-06-17T04:44:00Z"/>
        </w:rPr>
      </w:pPr>
      <w:ins w:id="143" w:author="Zarrar Khan" w:date="2026-06-17T09:44:00Z" w16du:dateUtc="2026-06-17T04:44:00Z">
        <w:r>
          <w:t xml:space="preserve">We </w:t>
        </w:r>
      </w:ins>
      <w:ins w:id="144" w:author="Zarrar Khan" w:date="2026-06-17T09:47:00Z" w16du:dateUtc="2026-06-17T04:47:00Z">
        <w:r>
          <w:t>searched</w:t>
        </w:r>
      </w:ins>
      <w:ins w:id="145" w:author="Zarrar Khan" w:date="2026-06-17T09:44:00Z" w16du:dateUtc="2026-06-17T04:44:00Z">
        <w:r>
          <w:t xml:space="preserve"> the following bibliographic databases, chosen for their coverage of environmental science, climate adaptation, agricultural research, development studies, and evaluation methodologies:</w:t>
        </w:r>
      </w:ins>
    </w:p>
    <w:p w14:paraId="602683A0" w14:textId="77777777" w:rsidR="00B64FF2" w:rsidRDefault="00B64FF2" w:rsidP="00B64FF2">
      <w:pPr>
        <w:pStyle w:val="Heading3"/>
        <w:rPr>
          <w:ins w:id="146" w:author="Zarrar Khan" w:date="2026-06-17T09:44:00Z" w16du:dateUtc="2026-06-17T04:44:00Z"/>
        </w:rPr>
      </w:pPr>
      <w:bookmarkStart w:id="147" w:name="_p6sn716nzkcz" w:colFirst="0" w:colLast="0"/>
      <w:bookmarkEnd w:id="147"/>
      <w:ins w:id="148" w:author="Zarrar Khan" w:date="2026-06-17T09:44:00Z" w16du:dateUtc="2026-06-17T04:44:00Z">
        <w:r>
          <w:lastRenderedPageBreak/>
          <w:t>Primary Databases</w:t>
        </w:r>
      </w:ins>
    </w:p>
    <w:p w14:paraId="40947DC5" w14:textId="77777777" w:rsidR="00B64FF2" w:rsidRDefault="00B64FF2" w:rsidP="00D93E87">
      <w:pPr>
        <w:pStyle w:val="ListParagraph"/>
        <w:numPr>
          <w:ilvl w:val="0"/>
          <w:numId w:val="27"/>
        </w:numPr>
        <w:rPr>
          <w:ins w:id="149" w:author="Zarrar Khan" w:date="2026-06-17T09:44:00Z" w16du:dateUtc="2026-06-17T04:44:00Z"/>
        </w:rPr>
        <w:pPrChange w:id="150" w:author="Zarrar Khan" w:date="2026-06-17T10:04:00Z" w16du:dateUtc="2026-06-17T05:04:00Z">
          <w:pPr/>
        </w:pPrChange>
      </w:pPr>
      <w:ins w:id="151" w:author="Zarrar Khan" w:date="2026-06-17T09:44:00Z" w16du:dateUtc="2026-06-17T04:44:00Z">
        <w:r>
          <w:t>Scopus (Elsevier): Broad coverage of interdisciplinary climate and agricultural sciences.</w:t>
        </w:r>
      </w:ins>
    </w:p>
    <w:p w14:paraId="1BA9D6F2" w14:textId="77777777" w:rsidR="00B64FF2" w:rsidRDefault="00B64FF2" w:rsidP="00D93E87">
      <w:pPr>
        <w:numPr>
          <w:ilvl w:val="1"/>
          <w:numId w:val="27"/>
        </w:numPr>
        <w:spacing w:after="0"/>
        <w:rPr>
          <w:ins w:id="152" w:author="Zarrar Khan" w:date="2026-06-17T09:44:00Z" w16du:dateUtc="2026-06-17T04:44:00Z"/>
        </w:rPr>
        <w:pPrChange w:id="153" w:author="Zarrar Khan" w:date="2026-06-17T10:04:00Z" w16du:dateUtc="2026-06-17T05:04:00Z">
          <w:pPr>
            <w:numPr>
              <w:numId w:val="17"/>
            </w:numPr>
            <w:spacing w:after="0"/>
            <w:ind w:left="720" w:hanging="360"/>
          </w:pPr>
        </w:pPrChange>
      </w:pPr>
      <w:ins w:id="154" w:author="Zarrar Khan" w:date="2026-06-17T09:44:00Z" w16du:dateUtc="2026-06-17T04:44:00Z">
        <w:r>
          <w:t>Search fields: Title, abstract, keywords</w:t>
        </w:r>
      </w:ins>
    </w:p>
    <w:p w14:paraId="5DA7B65D" w14:textId="77777777" w:rsidR="00B64FF2" w:rsidRDefault="00B64FF2" w:rsidP="00D93E87">
      <w:pPr>
        <w:numPr>
          <w:ilvl w:val="1"/>
          <w:numId w:val="27"/>
        </w:numPr>
        <w:spacing w:before="0"/>
        <w:rPr>
          <w:ins w:id="155" w:author="Zarrar Khan" w:date="2026-06-17T09:44:00Z" w16du:dateUtc="2026-06-17T04:44:00Z"/>
        </w:rPr>
        <w:pPrChange w:id="156" w:author="Zarrar Khan" w:date="2026-06-17T10:04:00Z" w16du:dateUtc="2026-06-17T05:04:00Z">
          <w:pPr>
            <w:numPr>
              <w:numId w:val="17"/>
            </w:numPr>
            <w:spacing w:before="0"/>
            <w:ind w:left="720" w:hanging="360"/>
          </w:pPr>
        </w:pPrChange>
      </w:pPr>
      <w:ins w:id="157" w:author="Zarrar Khan" w:date="2026-06-17T09:44:00Z" w16du:dateUtc="2026-06-17T04:44:00Z">
        <w:r>
          <w:t>Access: Cornell University subscription</w:t>
        </w:r>
      </w:ins>
    </w:p>
    <w:p w14:paraId="060BED53" w14:textId="77777777" w:rsidR="00B64FF2" w:rsidRDefault="00B64FF2" w:rsidP="00D93E87">
      <w:pPr>
        <w:pStyle w:val="ListParagraph"/>
        <w:numPr>
          <w:ilvl w:val="0"/>
          <w:numId w:val="27"/>
        </w:numPr>
        <w:rPr>
          <w:ins w:id="158" w:author="Zarrar Khan" w:date="2026-06-17T09:44:00Z" w16du:dateUtc="2026-06-17T04:44:00Z"/>
        </w:rPr>
        <w:pPrChange w:id="159" w:author="Zarrar Khan" w:date="2026-06-17T10:04:00Z" w16du:dateUtc="2026-06-17T05:04:00Z">
          <w:pPr/>
        </w:pPrChange>
      </w:pPr>
      <w:ins w:id="160" w:author="Zarrar Khan" w:date="2026-06-17T09:44:00Z" w16du:dateUtc="2026-06-17T04:44:00Z">
        <w:r>
          <w:t>Web of Science Core Collection (Clarivate): Includes Science Citation Index Expanded (SCIE, 1900 to present), Social Sciences Citation Index (SSCI, 1900 to present), and Emerging Sources Citation Index (ESCI, coverage varies by journal).</w:t>
        </w:r>
      </w:ins>
    </w:p>
    <w:p w14:paraId="129C2CF9" w14:textId="77777777" w:rsidR="00B64FF2" w:rsidRDefault="00B64FF2" w:rsidP="00D93E87">
      <w:pPr>
        <w:numPr>
          <w:ilvl w:val="1"/>
          <w:numId w:val="27"/>
        </w:numPr>
        <w:pBdr>
          <w:top w:val="nil"/>
          <w:left w:val="nil"/>
          <w:bottom w:val="nil"/>
          <w:right w:val="nil"/>
          <w:between w:val="nil"/>
        </w:pBdr>
        <w:spacing w:after="0"/>
        <w:rPr>
          <w:ins w:id="161" w:author="Zarrar Khan" w:date="2026-06-17T09:44:00Z" w16du:dateUtc="2026-06-17T04:44:00Z"/>
        </w:rPr>
        <w:pPrChange w:id="162" w:author="Zarrar Khan" w:date="2026-06-17T10:05:00Z" w16du:dateUtc="2026-06-17T05:05:00Z">
          <w:pPr>
            <w:numPr>
              <w:numId w:val="17"/>
            </w:numPr>
            <w:pBdr>
              <w:top w:val="nil"/>
              <w:left w:val="nil"/>
              <w:bottom w:val="nil"/>
              <w:right w:val="nil"/>
              <w:between w:val="nil"/>
            </w:pBdr>
            <w:spacing w:after="0"/>
            <w:ind w:left="720" w:hanging="360"/>
          </w:pPr>
        </w:pPrChange>
      </w:pPr>
      <w:ins w:id="163" w:author="Zarrar Khan" w:date="2026-06-17T09:44:00Z" w16du:dateUtc="2026-06-17T04:44:00Z">
        <w:r>
          <w:t>Search fields: Title OR Abstract OR keyword</w:t>
        </w:r>
      </w:ins>
    </w:p>
    <w:p w14:paraId="0C75F931" w14:textId="77777777" w:rsidR="00B64FF2" w:rsidRDefault="00B64FF2" w:rsidP="00D93E87">
      <w:pPr>
        <w:numPr>
          <w:ilvl w:val="1"/>
          <w:numId w:val="27"/>
        </w:numPr>
        <w:pBdr>
          <w:top w:val="nil"/>
          <w:left w:val="nil"/>
          <w:bottom w:val="nil"/>
          <w:right w:val="nil"/>
          <w:between w:val="nil"/>
        </w:pBdr>
        <w:spacing w:before="0"/>
        <w:rPr>
          <w:ins w:id="164" w:author="Zarrar Khan" w:date="2026-06-17T09:44:00Z" w16du:dateUtc="2026-06-17T04:44:00Z"/>
        </w:rPr>
        <w:pPrChange w:id="165" w:author="Zarrar Khan" w:date="2026-06-17T10:05:00Z" w16du:dateUtc="2026-06-17T05:05:00Z">
          <w:pPr>
            <w:numPr>
              <w:numId w:val="17"/>
            </w:numPr>
            <w:pBdr>
              <w:top w:val="nil"/>
              <w:left w:val="nil"/>
              <w:bottom w:val="nil"/>
              <w:right w:val="nil"/>
              <w:between w:val="nil"/>
            </w:pBdr>
            <w:spacing w:before="0"/>
            <w:ind w:left="720" w:hanging="360"/>
          </w:pPr>
        </w:pPrChange>
      </w:pPr>
      <w:ins w:id="166" w:author="Zarrar Khan" w:date="2026-06-17T09:44:00Z" w16du:dateUtc="2026-06-17T04:44:00Z">
        <w:r>
          <w:t>Access: Cornell University subscription</w:t>
        </w:r>
      </w:ins>
    </w:p>
    <w:p w14:paraId="24E59123" w14:textId="77777777" w:rsidR="00B64FF2" w:rsidRDefault="00B64FF2" w:rsidP="00D93E87">
      <w:pPr>
        <w:pStyle w:val="ListParagraph"/>
        <w:numPr>
          <w:ilvl w:val="0"/>
          <w:numId w:val="27"/>
        </w:numPr>
        <w:rPr>
          <w:ins w:id="167" w:author="Zarrar Khan" w:date="2026-06-17T09:44:00Z" w16du:dateUtc="2026-06-17T04:44:00Z"/>
        </w:rPr>
        <w:pPrChange w:id="168" w:author="Zarrar Khan" w:date="2026-06-17T10:04:00Z" w16du:dateUtc="2026-06-17T05:04:00Z">
          <w:pPr/>
        </w:pPrChange>
      </w:pPr>
      <w:ins w:id="169" w:author="Zarrar Khan" w:date="2026-06-17T09:44:00Z" w16du:dateUtc="2026-06-17T04:44:00Z">
        <w:r>
          <w:t>CAB Abstracts (CABI): Core database for agriculture, smallholder producers, and rural development.</w:t>
        </w:r>
      </w:ins>
    </w:p>
    <w:p w14:paraId="15FDB85F" w14:textId="77777777" w:rsidR="00B64FF2" w:rsidRDefault="00B64FF2" w:rsidP="00D93E87">
      <w:pPr>
        <w:numPr>
          <w:ilvl w:val="1"/>
          <w:numId w:val="27"/>
        </w:numPr>
        <w:pBdr>
          <w:top w:val="nil"/>
          <w:left w:val="nil"/>
          <w:bottom w:val="nil"/>
          <w:right w:val="nil"/>
          <w:between w:val="nil"/>
        </w:pBdr>
        <w:spacing w:after="0"/>
        <w:rPr>
          <w:ins w:id="170" w:author="Zarrar Khan" w:date="2026-06-17T09:44:00Z" w16du:dateUtc="2026-06-17T04:44:00Z"/>
        </w:rPr>
        <w:pPrChange w:id="171" w:author="Zarrar Khan" w:date="2026-06-17T10:05:00Z" w16du:dateUtc="2026-06-17T05:05:00Z">
          <w:pPr>
            <w:numPr>
              <w:numId w:val="17"/>
            </w:numPr>
            <w:pBdr>
              <w:top w:val="nil"/>
              <w:left w:val="nil"/>
              <w:bottom w:val="nil"/>
              <w:right w:val="nil"/>
              <w:between w:val="nil"/>
            </w:pBdr>
            <w:spacing w:after="0"/>
            <w:ind w:left="720" w:hanging="360"/>
          </w:pPr>
        </w:pPrChange>
      </w:pPr>
      <w:ins w:id="172" w:author="Zarrar Khan" w:date="2026-06-17T09:44:00Z" w16du:dateUtc="2026-06-17T04:44:00Z">
        <w:r>
          <w:t>Search fields: Title, abstract, and index terms</w:t>
        </w:r>
      </w:ins>
    </w:p>
    <w:p w14:paraId="4196C105" w14:textId="77777777" w:rsidR="00B64FF2" w:rsidRDefault="00B64FF2" w:rsidP="00D93E87">
      <w:pPr>
        <w:numPr>
          <w:ilvl w:val="1"/>
          <w:numId w:val="27"/>
        </w:numPr>
        <w:pBdr>
          <w:top w:val="nil"/>
          <w:left w:val="nil"/>
          <w:bottom w:val="nil"/>
          <w:right w:val="nil"/>
          <w:between w:val="nil"/>
        </w:pBdr>
        <w:spacing w:before="0"/>
        <w:rPr>
          <w:ins w:id="173" w:author="Zarrar Khan" w:date="2026-06-17T09:44:00Z" w16du:dateUtc="2026-06-17T04:44:00Z"/>
        </w:rPr>
        <w:pPrChange w:id="174" w:author="Zarrar Khan" w:date="2026-06-17T10:05:00Z" w16du:dateUtc="2026-06-17T05:05:00Z">
          <w:pPr>
            <w:numPr>
              <w:numId w:val="17"/>
            </w:numPr>
            <w:pBdr>
              <w:top w:val="nil"/>
              <w:left w:val="nil"/>
              <w:bottom w:val="nil"/>
              <w:right w:val="nil"/>
              <w:between w:val="nil"/>
            </w:pBdr>
            <w:spacing w:before="0"/>
            <w:ind w:left="720" w:hanging="360"/>
          </w:pPr>
        </w:pPrChange>
      </w:pPr>
      <w:ins w:id="175" w:author="Zarrar Khan" w:date="2026-06-17T09:44:00Z" w16du:dateUtc="2026-06-17T04:44:00Z">
        <w:r>
          <w:t>Access: Cornell institutional subscription through EBSCOhost</w:t>
        </w:r>
      </w:ins>
    </w:p>
    <w:p w14:paraId="4F77B29C" w14:textId="77777777" w:rsidR="00B64FF2" w:rsidRDefault="00B64FF2" w:rsidP="00D93E87">
      <w:pPr>
        <w:pStyle w:val="ListParagraph"/>
        <w:numPr>
          <w:ilvl w:val="0"/>
          <w:numId w:val="27"/>
        </w:numPr>
        <w:rPr>
          <w:ins w:id="176" w:author="Zarrar Khan" w:date="2026-06-17T09:44:00Z" w16du:dateUtc="2026-06-17T04:44:00Z"/>
        </w:rPr>
        <w:pPrChange w:id="177" w:author="Zarrar Khan" w:date="2026-06-17T10:04:00Z" w16du:dateUtc="2026-06-17T05:04:00Z">
          <w:pPr/>
        </w:pPrChange>
      </w:pPr>
      <w:ins w:id="178" w:author="Zarrar Khan" w:date="2026-06-17T09:44:00Z" w16du:dateUtc="2026-06-17T04:44:00Z">
        <w:r>
          <w:t>AGRIS (FAO): Agriculture and rural development, including gray literature.</w:t>
        </w:r>
      </w:ins>
    </w:p>
    <w:p w14:paraId="3E0BE3B0" w14:textId="77777777" w:rsidR="00B64FF2" w:rsidRDefault="00B64FF2" w:rsidP="00D93E87">
      <w:pPr>
        <w:numPr>
          <w:ilvl w:val="1"/>
          <w:numId w:val="27"/>
        </w:numPr>
        <w:pBdr>
          <w:top w:val="nil"/>
          <w:left w:val="nil"/>
          <w:bottom w:val="nil"/>
          <w:right w:val="nil"/>
          <w:between w:val="nil"/>
        </w:pBdr>
        <w:spacing w:after="0"/>
        <w:rPr>
          <w:ins w:id="179" w:author="Zarrar Khan" w:date="2026-06-17T09:44:00Z" w16du:dateUtc="2026-06-17T04:44:00Z"/>
        </w:rPr>
        <w:pPrChange w:id="180" w:author="Zarrar Khan" w:date="2026-06-17T10:05:00Z" w16du:dateUtc="2026-06-17T05:05:00Z">
          <w:pPr>
            <w:numPr>
              <w:numId w:val="17"/>
            </w:numPr>
            <w:pBdr>
              <w:top w:val="nil"/>
              <w:left w:val="nil"/>
              <w:bottom w:val="nil"/>
              <w:right w:val="nil"/>
              <w:between w:val="nil"/>
            </w:pBdr>
            <w:spacing w:after="0"/>
            <w:ind w:left="720" w:hanging="360"/>
          </w:pPr>
        </w:pPrChange>
      </w:pPr>
      <w:ins w:id="181" w:author="Zarrar Khan" w:date="2026-06-17T09:44:00Z" w16du:dateUtc="2026-06-17T04:44:00Z">
        <w:r>
          <w:t>Search fields: Keyword</w:t>
        </w:r>
      </w:ins>
    </w:p>
    <w:p w14:paraId="692AA8AF" w14:textId="77777777" w:rsidR="00B64FF2" w:rsidRDefault="00B64FF2" w:rsidP="00D93E87">
      <w:pPr>
        <w:numPr>
          <w:ilvl w:val="1"/>
          <w:numId w:val="27"/>
        </w:numPr>
        <w:pBdr>
          <w:top w:val="nil"/>
          <w:left w:val="nil"/>
          <w:bottom w:val="nil"/>
          <w:right w:val="nil"/>
          <w:between w:val="nil"/>
        </w:pBdr>
        <w:spacing w:before="0"/>
        <w:rPr>
          <w:ins w:id="182" w:author="Zarrar Khan" w:date="2026-06-17T09:44:00Z" w16du:dateUtc="2026-06-17T04:44:00Z"/>
        </w:rPr>
        <w:pPrChange w:id="183" w:author="Zarrar Khan" w:date="2026-06-17T10:05:00Z" w16du:dateUtc="2026-06-17T05:05:00Z">
          <w:pPr>
            <w:numPr>
              <w:numId w:val="17"/>
            </w:numPr>
            <w:pBdr>
              <w:top w:val="nil"/>
              <w:left w:val="nil"/>
              <w:bottom w:val="nil"/>
              <w:right w:val="nil"/>
              <w:between w:val="nil"/>
            </w:pBdr>
            <w:spacing w:before="0"/>
            <w:ind w:left="720" w:hanging="360"/>
          </w:pPr>
        </w:pPrChange>
      </w:pPr>
      <w:ins w:id="184" w:author="Zarrar Khan" w:date="2026-06-17T09:44:00Z" w16du:dateUtc="2026-06-17T04:44:00Z">
        <w:r>
          <w:t>Access: Open access</w:t>
        </w:r>
      </w:ins>
    </w:p>
    <w:p w14:paraId="249621EF" w14:textId="77777777" w:rsidR="00B64FF2" w:rsidRDefault="00B64FF2" w:rsidP="00D93E87">
      <w:pPr>
        <w:pStyle w:val="ListParagraph"/>
        <w:numPr>
          <w:ilvl w:val="0"/>
          <w:numId w:val="27"/>
        </w:numPr>
        <w:rPr>
          <w:ins w:id="185" w:author="Zarrar Khan" w:date="2026-06-17T09:44:00Z" w16du:dateUtc="2026-06-17T04:44:00Z"/>
        </w:rPr>
        <w:pPrChange w:id="186" w:author="Zarrar Khan" w:date="2026-06-17T10:04:00Z" w16du:dateUtc="2026-06-17T05:04:00Z">
          <w:pPr/>
        </w:pPrChange>
      </w:pPr>
      <w:ins w:id="187" w:author="Zarrar Khan" w:date="2026-06-17T09:44:00Z" w16du:dateUtc="2026-06-17T04:44:00Z">
        <w:r>
          <w:t>Academic Search Premier (EBSCO): Development studies and evaluation methodologies.</w:t>
        </w:r>
      </w:ins>
    </w:p>
    <w:p w14:paraId="2EA097EE" w14:textId="77777777" w:rsidR="00B64FF2" w:rsidRDefault="00B64FF2" w:rsidP="00D93E87">
      <w:pPr>
        <w:numPr>
          <w:ilvl w:val="1"/>
          <w:numId w:val="27"/>
        </w:numPr>
        <w:spacing w:after="0"/>
        <w:rPr>
          <w:ins w:id="188" w:author="Zarrar Khan" w:date="2026-06-17T09:44:00Z" w16du:dateUtc="2026-06-17T04:44:00Z"/>
        </w:rPr>
        <w:pPrChange w:id="189" w:author="Zarrar Khan" w:date="2026-06-17T10:05:00Z" w16du:dateUtc="2026-06-17T05:05:00Z">
          <w:pPr>
            <w:numPr>
              <w:numId w:val="9"/>
            </w:numPr>
            <w:spacing w:after="0"/>
            <w:ind w:left="720" w:hanging="360"/>
          </w:pPr>
        </w:pPrChange>
      </w:pPr>
      <w:ins w:id="190" w:author="Zarrar Khan" w:date="2026-06-17T09:44:00Z" w16du:dateUtc="2026-06-17T04:44:00Z">
        <w:r>
          <w:t>Search fields: Title, abstract, subject terms</w:t>
        </w:r>
      </w:ins>
    </w:p>
    <w:p w14:paraId="61F15196" w14:textId="77777777" w:rsidR="00B64FF2" w:rsidRDefault="00B64FF2" w:rsidP="00D93E87">
      <w:pPr>
        <w:numPr>
          <w:ilvl w:val="1"/>
          <w:numId w:val="27"/>
        </w:numPr>
        <w:spacing w:before="0" w:after="200"/>
        <w:rPr>
          <w:ins w:id="191" w:author="Zarrar Khan" w:date="2026-06-17T09:53:00Z" w16du:dateUtc="2026-06-17T04:53:00Z"/>
        </w:rPr>
        <w:pPrChange w:id="192" w:author="Zarrar Khan" w:date="2026-06-17T10:05:00Z" w16du:dateUtc="2026-06-17T05:05:00Z">
          <w:pPr>
            <w:numPr>
              <w:numId w:val="9"/>
            </w:numPr>
            <w:spacing w:before="0" w:after="200"/>
            <w:ind w:left="720" w:hanging="360"/>
          </w:pPr>
        </w:pPrChange>
      </w:pPr>
      <w:ins w:id="193" w:author="Zarrar Khan" w:date="2026-06-17T09:44:00Z" w16du:dateUtc="2026-06-17T04:44:00Z">
        <w:r>
          <w:t>Access: Institutional subscription</w:t>
        </w:r>
      </w:ins>
    </w:p>
    <w:p w14:paraId="05BD5CFC" w14:textId="77777777" w:rsidR="000655BD" w:rsidRDefault="000655BD" w:rsidP="000655BD">
      <w:pPr>
        <w:pStyle w:val="Heading3"/>
        <w:rPr>
          <w:ins w:id="194" w:author="Zarrar Khan" w:date="2026-06-17T09:53:00Z" w16du:dateUtc="2026-06-17T04:53:00Z"/>
        </w:rPr>
      </w:pPr>
      <w:ins w:id="195" w:author="Zarrar Khan" w:date="2026-06-17T09:53:00Z" w16du:dateUtc="2026-06-17T04:53:00Z">
        <w:r>
          <w:t>Supplementary Sources for Methodological Completeness</w:t>
        </w:r>
      </w:ins>
    </w:p>
    <w:p w14:paraId="4CA4D2D6" w14:textId="4EC1F97F" w:rsidR="000655BD" w:rsidRDefault="000655BD" w:rsidP="000655BD">
      <w:pPr>
        <w:rPr>
          <w:ins w:id="196" w:author="Zarrar Khan" w:date="2026-06-17T09:53:00Z" w16du:dateUtc="2026-06-17T04:53:00Z"/>
        </w:rPr>
      </w:pPr>
      <w:ins w:id="197" w:author="Zarrar Khan" w:date="2026-06-17T09:53:00Z" w16du:dateUtc="2026-06-17T04:53:00Z">
        <w:r>
          <w:t xml:space="preserve">In addition to the primary bibliographic databases, a small number of supplementary sources </w:t>
        </w:r>
      </w:ins>
      <w:ins w:id="198" w:author="Zarrar Khan" w:date="2026-06-17T09:54:00Z" w16du:dateUtc="2026-06-17T04:54:00Z">
        <w:r>
          <w:t>were</w:t>
        </w:r>
      </w:ins>
      <w:ins w:id="199" w:author="Zarrar Khan" w:date="2026-06-17T09:53:00Z" w16du:dateUtc="2026-06-17T04:53:00Z">
        <w:r>
          <w:t xml:space="preserve"> searched to identify methodological papers, working papers, and file-drawer studies relevant to adaptation measurement approaches. These sources </w:t>
        </w:r>
      </w:ins>
      <w:ins w:id="200" w:author="Zarrar Khan" w:date="2026-06-17T09:54:00Z" w16du:dateUtc="2026-06-17T04:54:00Z">
        <w:r>
          <w:t>were</w:t>
        </w:r>
      </w:ins>
      <w:ins w:id="201" w:author="Zarrar Khan" w:date="2026-06-17T09:53:00Z" w16du:dateUtc="2026-06-17T04:53:00Z">
        <w:r>
          <w:t xml:space="preserve"> searched using structured and documented search strategies aligned with the PCCM framework, adapted as needed to the syntax and functionality of each platform.</w:t>
        </w:r>
      </w:ins>
    </w:p>
    <w:p w14:paraId="6A394AC9" w14:textId="69274979" w:rsidR="000655BD" w:rsidRDefault="000655BD" w:rsidP="000655BD">
      <w:pPr>
        <w:numPr>
          <w:ilvl w:val="0"/>
          <w:numId w:val="15"/>
        </w:numPr>
        <w:spacing w:after="0"/>
        <w:rPr>
          <w:ins w:id="202" w:author="Zarrar Khan" w:date="2026-06-17T09:53:00Z" w16du:dateUtc="2026-06-17T04:53:00Z"/>
        </w:rPr>
      </w:pPr>
      <w:proofErr w:type="spellStart"/>
      <w:ins w:id="203" w:author="Zarrar Khan" w:date="2026-06-17T09:53:00Z" w16du:dateUtc="2026-06-17T04:53:00Z">
        <w:r>
          <w:rPr>
            <w:b/>
            <w:bCs/>
            <w:i/>
            <w:iCs/>
          </w:rPr>
          <w:t>EconLit</w:t>
        </w:r>
        <w:proofErr w:type="spellEnd"/>
        <w:r>
          <w:rPr>
            <w:b/>
            <w:bCs/>
            <w:i/>
            <w:iCs/>
          </w:rPr>
          <w:t xml:space="preserve"> (American Economic Association):</w:t>
        </w:r>
        <w:r>
          <w:t xml:space="preserve"> Used to identify methodological papers related to impact evaluation, outcome measurement, and quasi-experimental methods relevant to adaptation M&amp;E. </w:t>
        </w:r>
      </w:ins>
    </w:p>
    <w:p w14:paraId="1CD0F206" w14:textId="76F3BCD8" w:rsidR="000655BD" w:rsidRPr="00D93E87" w:rsidRDefault="000655BD" w:rsidP="000655BD">
      <w:pPr>
        <w:numPr>
          <w:ilvl w:val="0"/>
          <w:numId w:val="15"/>
        </w:numPr>
        <w:spacing w:before="0" w:after="200"/>
        <w:rPr>
          <w:ins w:id="204" w:author="Zarrar Khan" w:date="2026-06-17T09:55:00Z" w16du:dateUtc="2026-06-17T04:55:00Z"/>
          <w:b/>
          <w:bCs/>
          <w:i/>
          <w:iCs/>
        </w:rPr>
        <w:pPrChange w:id="205" w:author="Zarrar Khan" w:date="2026-06-17T09:53:00Z" w16du:dateUtc="2026-06-17T04:53:00Z">
          <w:pPr>
            <w:spacing w:before="0" w:after="200"/>
          </w:pPr>
        </w:pPrChange>
      </w:pPr>
      <w:ins w:id="206" w:author="Zarrar Khan" w:date="2026-06-17T09:53:00Z" w16du:dateUtc="2026-06-17T04:53:00Z">
        <w:r w:rsidRPr="00D93E87">
          <w:rPr>
            <w:b/>
            <w:bCs/>
            <w:i/>
            <w:iCs/>
          </w:rPr>
          <w:t xml:space="preserve">ProQuest Dissertations &amp; Theses Global: </w:t>
        </w:r>
        <w:r>
          <w:t xml:space="preserve">Used to locate unpublished or doctoral-level methodological work ("file-drawer" studies) that may include novel adaptation process or outcome metrics or monitoring frameworks.  </w:t>
        </w:r>
      </w:ins>
    </w:p>
    <w:p w14:paraId="01D3D651" w14:textId="77777777" w:rsidR="00B64FF2" w:rsidRDefault="00B64FF2" w:rsidP="00B64FF2">
      <w:pPr>
        <w:pStyle w:val="Heading3"/>
        <w:rPr>
          <w:ins w:id="207" w:author="Zarrar Khan" w:date="2026-06-17T09:44:00Z" w16du:dateUtc="2026-06-17T04:44:00Z"/>
        </w:rPr>
      </w:pPr>
      <w:ins w:id="208" w:author="Zarrar Khan" w:date="2026-06-17T09:44:00Z" w16du:dateUtc="2026-06-17T04:44:00Z">
        <w:r>
          <w:t>Decomposition of Search String by Substring</w:t>
        </w:r>
      </w:ins>
    </w:p>
    <w:p w14:paraId="3EE13A0A" w14:textId="56011BEC" w:rsidR="00B64FF2" w:rsidRDefault="00650378" w:rsidP="00B64FF2">
      <w:pPr>
        <w:rPr>
          <w:ins w:id="209" w:author="Zarrar Khan" w:date="2026-06-17T12:40:00Z" w16du:dateUtc="2026-06-17T07:40:00Z"/>
        </w:rPr>
      </w:pPr>
      <w:bookmarkStart w:id="210" w:name="_ta4j7elo4bx8" w:colFirst="0" w:colLast="0"/>
      <w:bookmarkEnd w:id="210"/>
      <w:ins w:id="211" w:author="Zarrar Khan" w:date="2026-06-17T12:40:00Z" w16du:dateUtc="2026-06-17T07:40:00Z">
        <w:r>
          <w:t xml:space="preserve">Table 1 shows the decomposition of the search string with </w:t>
        </w:r>
      </w:ins>
      <w:ins w:id="212" w:author="Zarrar Khan" w:date="2026-06-17T12:41:00Z" w16du:dateUtc="2026-06-17T07:41:00Z">
        <w:r>
          <w:t xml:space="preserve">a tally of results by substring categories for the </w:t>
        </w:r>
        <w:r w:rsidR="00287294">
          <w:t>initial</w:t>
        </w:r>
        <w:r>
          <w:t xml:space="preserve"> Scopus search shown in Figure 1.</w:t>
        </w:r>
      </w:ins>
    </w:p>
    <w:p w14:paraId="2C03C20F" w14:textId="0BF2BA3B" w:rsidR="00650378" w:rsidRDefault="00650378" w:rsidP="00B64FF2">
      <w:pPr>
        <w:rPr>
          <w:ins w:id="213" w:author="Zarrar Khan" w:date="2026-06-17T09:44:00Z" w16du:dateUtc="2026-06-17T04:44:00Z"/>
        </w:rPr>
      </w:pPr>
      <w:ins w:id="214" w:author="Zarrar Khan" w:date="2026-06-17T12:40:00Z" w16du:dateUtc="2026-06-17T07:40:00Z">
        <w:r>
          <w:rPr>
            <w:b/>
            <w:bCs/>
            <w:color w:val="4D311A"/>
            <w:sz w:val="20"/>
            <w:szCs w:val="20"/>
          </w:rPr>
          <w:lastRenderedPageBreak/>
          <w:t xml:space="preserve">Table </w:t>
        </w:r>
        <w:r>
          <w:rPr>
            <w:b/>
            <w:bCs/>
            <w:color w:val="4D311A"/>
            <w:sz w:val="20"/>
            <w:szCs w:val="20"/>
          </w:rPr>
          <w:t>1</w:t>
        </w:r>
        <w:r>
          <w:rPr>
            <w:b/>
            <w:bCs/>
            <w:color w:val="4D311A"/>
            <w:sz w:val="20"/>
            <w:szCs w:val="20"/>
          </w:rPr>
          <w:t xml:space="preserve">: </w:t>
        </w:r>
        <w:r>
          <w:rPr>
            <w:b/>
            <w:bCs/>
            <w:color w:val="4D311A"/>
            <w:sz w:val="20"/>
            <w:szCs w:val="20"/>
          </w:rPr>
          <w:t>Search String Decomposition</w:t>
        </w:r>
      </w:ins>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6345"/>
        <w:gridCol w:w="1365"/>
      </w:tblGrid>
      <w:tr w:rsidR="00B64FF2" w14:paraId="2C7FAD21" w14:textId="77777777" w:rsidTr="00C36C87">
        <w:trPr>
          <w:ins w:id="215" w:author="Zarrar Khan" w:date="2026-06-17T09:44:00Z" w16du:dateUtc="2026-06-17T04:44:00Z"/>
        </w:trPr>
        <w:tc>
          <w:tcPr>
            <w:tcW w:w="1650" w:type="dxa"/>
            <w:tcBorders>
              <w:top w:val="nil"/>
              <w:left w:val="nil"/>
              <w:bottom w:val="single" w:sz="6" w:space="0" w:color="3C3C3C"/>
              <w:right w:val="nil"/>
            </w:tcBorders>
            <w:shd w:val="clear" w:color="auto" w:fill="627882"/>
            <w:tcMar>
              <w:top w:w="100" w:type="dxa"/>
              <w:left w:w="100" w:type="dxa"/>
              <w:bottom w:w="100" w:type="dxa"/>
              <w:right w:w="100" w:type="dxa"/>
            </w:tcMar>
            <w:vAlign w:val="center"/>
          </w:tcPr>
          <w:p w14:paraId="617C5FB5" w14:textId="77777777" w:rsidR="00B64FF2" w:rsidRDefault="00B64FF2" w:rsidP="00C36C87">
            <w:pPr>
              <w:widowControl w:val="0"/>
              <w:spacing w:before="0" w:after="0" w:line="240" w:lineRule="auto"/>
              <w:jc w:val="center"/>
              <w:rPr>
                <w:ins w:id="216" w:author="Zarrar Khan" w:date="2026-06-17T09:44:00Z" w16du:dateUtc="2026-06-17T04:44:00Z"/>
                <w:b/>
                <w:bCs/>
                <w:color w:val="F5F2EC"/>
                <w:sz w:val="20"/>
                <w:szCs w:val="20"/>
              </w:rPr>
            </w:pPr>
            <w:ins w:id="217" w:author="Zarrar Khan" w:date="2026-06-17T09:44:00Z" w16du:dateUtc="2026-06-17T04:44:00Z">
              <w:r>
                <w:rPr>
                  <w:b/>
                  <w:bCs/>
                  <w:color w:val="F5F2EC"/>
                  <w:sz w:val="20"/>
                  <w:szCs w:val="20"/>
                </w:rPr>
                <w:t>Substring (PCCM element)</w:t>
              </w:r>
            </w:ins>
          </w:p>
        </w:tc>
        <w:tc>
          <w:tcPr>
            <w:tcW w:w="6345" w:type="dxa"/>
            <w:tcBorders>
              <w:top w:val="nil"/>
              <w:left w:val="nil"/>
              <w:bottom w:val="single" w:sz="6" w:space="0" w:color="3C3C3C"/>
              <w:right w:val="nil"/>
            </w:tcBorders>
            <w:shd w:val="clear" w:color="auto" w:fill="627882"/>
            <w:tcMar>
              <w:top w:w="100" w:type="dxa"/>
              <w:left w:w="100" w:type="dxa"/>
              <w:bottom w:w="100" w:type="dxa"/>
              <w:right w:w="100" w:type="dxa"/>
            </w:tcMar>
            <w:vAlign w:val="center"/>
          </w:tcPr>
          <w:p w14:paraId="7B7086EE" w14:textId="77777777" w:rsidR="00B64FF2" w:rsidRDefault="00B64FF2" w:rsidP="00C36C87">
            <w:pPr>
              <w:widowControl w:val="0"/>
              <w:pBdr>
                <w:top w:val="nil"/>
                <w:left w:val="nil"/>
                <w:bottom w:val="nil"/>
                <w:right w:val="nil"/>
                <w:between w:val="nil"/>
              </w:pBdr>
              <w:spacing w:before="0" w:after="0" w:line="240" w:lineRule="auto"/>
              <w:jc w:val="center"/>
              <w:rPr>
                <w:ins w:id="218" w:author="Zarrar Khan" w:date="2026-06-17T09:44:00Z" w16du:dateUtc="2026-06-17T04:44:00Z"/>
                <w:b/>
                <w:bCs/>
                <w:color w:val="F5F2EC"/>
                <w:sz w:val="20"/>
                <w:szCs w:val="20"/>
              </w:rPr>
            </w:pPr>
            <w:ins w:id="219" w:author="Zarrar Khan" w:date="2026-06-17T09:44:00Z" w16du:dateUtc="2026-06-17T04:44:00Z">
              <w:r>
                <w:rPr>
                  <w:b/>
                  <w:bCs/>
                  <w:color w:val="F5F2EC"/>
                  <w:sz w:val="20"/>
                  <w:szCs w:val="20"/>
                </w:rPr>
                <w:t>Search terms (grouped for readability)</w:t>
              </w:r>
            </w:ins>
          </w:p>
        </w:tc>
        <w:tc>
          <w:tcPr>
            <w:tcW w:w="1365" w:type="dxa"/>
            <w:tcBorders>
              <w:top w:val="nil"/>
              <w:left w:val="nil"/>
              <w:bottom w:val="single" w:sz="6" w:space="0" w:color="3C3C3C"/>
              <w:right w:val="nil"/>
            </w:tcBorders>
            <w:shd w:val="clear" w:color="auto" w:fill="627882"/>
            <w:tcMar>
              <w:top w:w="100" w:type="dxa"/>
              <w:left w:w="100" w:type="dxa"/>
              <w:bottom w:w="100" w:type="dxa"/>
              <w:right w:w="100" w:type="dxa"/>
            </w:tcMar>
            <w:vAlign w:val="center"/>
          </w:tcPr>
          <w:p w14:paraId="26F5530C" w14:textId="77777777" w:rsidR="00B64FF2" w:rsidRDefault="00B64FF2" w:rsidP="00C36C87">
            <w:pPr>
              <w:widowControl w:val="0"/>
              <w:pBdr>
                <w:top w:val="nil"/>
                <w:left w:val="nil"/>
                <w:bottom w:val="nil"/>
                <w:right w:val="nil"/>
                <w:between w:val="nil"/>
              </w:pBdr>
              <w:spacing w:before="0" w:after="0" w:line="240" w:lineRule="auto"/>
              <w:jc w:val="center"/>
              <w:rPr>
                <w:ins w:id="220" w:author="Zarrar Khan" w:date="2026-06-17T09:44:00Z" w16du:dateUtc="2026-06-17T04:44:00Z"/>
                <w:b/>
                <w:bCs/>
                <w:color w:val="F5F2EC"/>
                <w:sz w:val="20"/>
                <w:szCs w:val="20"/>
              </w:rPr>
            </w:pPr>
            <w:ins w:id="221" w:author="Zarrar Khan" w:date="2026-06-17T09:44:00Z" w16du:dateUtc="2026-06-17T04:44:00Z">
              <w:r>
                <w:rPr>
                  <w:b/>
                  <w:bCs/>
                  <w:color w:val="F5F2EC"/>
                  <w:sz w:val="20"/>
                  <w:szCs w:val="20"/>
                </w:rPr>
                <w:t>Records returned (Scopus)</w:t>
              </w:r>
            </w:ins>
          </w:p>
        </w:tc>
      </w:tr>
      <w:tr w:rsidR="00B64FF2" w14:paraId="11A1398D" w14:textId="77777777" w:rsidTr="00C36C87">
        <w:trPr>
          <w:ins w:id="222" w:author="Zarrar Khan" w:date="2026-06-17T09:44:00Z" w16du:dateUtc="2026-06-17T04:44:00Z"/>
        </w:trPr>
        <w:tc>
          <w:tcPr>
            <w:tcW w:w="1650" w:type="dxa"/>
            <w:tcBorders>
              <w:top w:val="single" w:sz="6" w:space="0" w:color="3C3C3C"/>
              <w:left w:val="nil"/>
              <w:bottom w:val="single" w:sz="6" w:space="0" w:color="3C3C3C"/>
              <w:right w:val="nil"/>
            </w:tcBorders>
            <w:tcMar>
              <w:top w:w="100" w:type="dxa"/>
              <w:left w:w="100" w:type="dxa"/>
              <w:bottom w:w="100" w:type="dxa"/>
              <w:right w:w="100" w:type="dxa"/>
            </w:tcMar>
          </w:tcPr>
          <w:p w14:paraId="3921A68D" w14:textId="77777777" w:rsidR="00B64FF2" w:rsidRDefault="00B64FF2" w:rsidP="00C36C87">
            <w:pPr>
              <w:widowControl w:val="0"/>
              <w:pBdr>
                <w:top w:val="nil"/>
                <w:left w:val="nil"/>
                <w:bottom w:val="nil"/>
                <w:right w:val="nil"/>
                <w:between w:val="nil"/>
              </w:pBdr>
              <w:spacing w:before="0" w:after="0" w:line="240" w:lineRule="auto"/>
              <w:rPr>
                <w:ins w:id="223" w:author="Zarrar Khan" w:date="2026-06-17T09:44:00Z" w16du:dateUtc="2026-06-17T04:44:00Z"/>
                <w:b/>
                <w:bCs/>
                <w:color w:val="3C3C3C"/>
                <w:sz w:val="20"/>
                <w:szCs w:val="20"/>
              </w:rPr>
            </w:pPr>
            <w:ins w:id="224" w:author="Zarrar Khan" w:date="2026-06-17T09:44:00Z" w16du:dateUtc="2026-06-17T04:44:00Z">
              <w:r>
                <w:rPr>
                  <w:b/>
                  <w:bCs/>
                  <w:color w:val="3C3C3C"/>
                  <w:sz w:val="20"/>
                  <w:szCs w:val="20"/>
                </w:rPr>
                <w:t>Population (P): Smallholder producers and marginalized subpopulations</w:t>
              </w:r>
            </w:ins>
          </w:p>
        </w:tc>
        <w:tc>
          <w:tcPr>
            <w:tcW w:w="6345" w:type="dxa"/>
            <w:tcBorders>
              <w:top w:val="single" w:sz="6" w:space="0" w:color="3C3C3C"/>
              <w:left w:val="nil"/>
              <w:bottom w:val="single" w:sz="6" w:space="0" w:color="3C3C3C"/>
              <w:right w:val="nil"/>
            </w:tcBorders>
            <w:tcMar>
              <w:top w:w="100" w:type="dxa"/>
              <w:left w:w="100" w:type="dxa"/>
              <w:bottom w:w="100" w:type="dxa"/>
              <w:right w:w="100" w:type="dxa"/>
            </w:tcMar>
          </w:tcPr>
          <w:p w14:paraId="5AFF47B6" w14:textId="77777777" w:rsidR="00B64FF2" w:rsidRDefault="00B64FF2" w:rsidP="00C36C87">
            <w:pPr>
              <w:widowControl w:val="0"/>
              <w:pBdr>
                <w:top w:val="nil"/>
                <w:left w:val="nil"/>
                <w:bottom w:val="nil"/>
                <w:right w:val="nil"/>
                <w:between w:val="nil"/>
              </w:pBdr>
              <w:spacing w:before="0" w:after="0" w:line="240" w:lineRule="auto"/>
              <w:rPr>
                <w:ins w:id="225" w:author="Zarrar Khan" w:date="2026-06-17T09:44:00Z" w16du:dateUtc="2026-06-17T04:44:00Z"/>
                <w:b/>
                <w:bCs/>
                <w:color w:val="3C3C3C"/>
                <w:sz w:val="20"/>
                <w:szCs w:val="20"/>
              </w:rPr>
            </w:pPr>
            <w:ins w:id="226" w:author="Zarrar Khan" w:date="2026-06-17T09:44:00Z" w16du:dateUtc="2026-06-17T04:44:00Z">
              <w:r>
                <w:rPr>
                  <w:b/>
                  <w:bCs/>
                  <w:color w:val="3C3C3C"/>
                  <w:sz w:val="20"/>
                  <w:szCs w:val="20"/>
                </w:rPr>
                <w:t>Smallholder and small-scale producers</w:t>
              </w:r>
            </w:ins>
          </w:p>
          <w:p w14:paraId="0E6EFED1" w14:textId="77777777" w:rsidR="00B64FF2" w:rsidRDefault="00B64FF2" w:rsidP="00C36C87">
            <w:pPr>
              <w:spacing w:before="0" w:after="0" w:line="240" w:lineRule="auto"/>
              <w:rPr>
                <w:ins w:id="227" w:author="Zarrar Khan" w:date="2026-06-17T09:44:00Z" w16du:dateUtc="2026-06-17T04:44:00Z"/>
                <w:rFonts w:ascii="Roboto" w:eastAsia="Roboto" w:hAnsi="Roboto" w:cs="Roboto"/>
                <w:color w:val="188038"/>
                <w:sz w:val="20"/>
                <w:szCs w:val="20"/>
              </w:rPr>
            </w:pPr>
            <w:ins w:id="228" w:author="Zarrar Khan" w:date="2026-06-17T09:44:00Z" w16du:dateUtc="2026-06-17T04:44:00Z">
              <w:r>
                <w:rPr>
                  <w:rFonts w:ascii="Roboto" w:eastAsia="Roboto" w:hAnsi="Roboto" w:cs="Roboto"/>
                  <w:color w:val="188038"/>
                  <w:sz w:val="20"/>
                  <w:szCs w:val="20"/>
                </w:rPr>
                <w:t xml:space="preserve">smallholder* OR "small holder*" OR "small-scale farmer*" OR "small-scale producer*" OR "subsistence farmer*" OR "farmers in low-income </w:t>
              </w:r>
              <w:proofErr w:type="spellStart"/>
              <w:r>
                <w:rPr>
                  <w:rFonts w:ascii="Roboto" w:eastAsia="Roboto" w:hAnsi="Roboto" w:cs="Roboto"/>
                  <w:color w:val="188038"/>
                  <w:sz w:val="20"/>
                  <w:szCs w:val="20"/>
                </w:rPr>
                <w:t>countr</w:t>
              </w:r>
              <w:proofErr w:type="spellEnd"/>
              <w:r>
                <w:rPr>
                  <w:rFonts w:ascii="Roboto" w:eastAsia="Roboto" w:hAnsi="Roboto" w:cs="Roboto"/>
                  <w:color w:val="188038"/>
                  <w:sz w:val="20"/>
                  <w:szCs w:val="20"/>
                </w:rPr>
                <w:t xml:space="preserve">*" OR "small-scale farmers in low-income </w:t>
              </w:r>
              <w:proofErr w:type="spellStart"/>
              <w:r>
                <w:rPr>
                  <w:rFonts w:ascii="Roboto" w:eastAsia="Roboto" w:hAnsi="Roboto" w:cs="Roboto"/>
                  <w:color w:val="188038"/>
                  <w:sz w:val="20"/>
                  <w:szCs w:val="20"/>
                </w:rPr>
                <w:t>countr</w:t>
              </w:r>
              <w:proofErr w:type="spellEnd"/>
              <w:r>
                <w:rPr>
                  <w:rFonts w:ascii="Roboto" w:eastAsia="Roboto" w:hAnsi="Roboto" w:cs="Roboto"/>
                  <w:color w:val="188038"/>
                  <w:sz w:val="20"/>
                  <w:szCs w:val="20"/>
                </w:rPr>
                <w:t>*" OR "marginal farmer*" OR "resource-poor farmer*" OR ((farmer* OR producer*) W/3 (smallholder* OR "small-scale" OR subsistence OR marginal* OR "resource-poor")) OR</w:t>
              </w:r>
            </w:ins>
          </w:p>
          <w:p w14:paraId="53324867" w14:textId="77777777" w:rsidR="00B64FF2" w:rsidRDefault="00B64FF2" w:rsidP="00C36C87">
            <w:pPr>
              <w:widowControl w:val="0"/>
              <w:spacing w:before="100" w:after="0" w:line="240" w:lineRule="auto"/>
              <w:rPr>
                <w:ins w:id="229" w:author="Zarrar Khan" w:date="2026-06-17T09:44:00Z" w16du:dateUtc="2026-06-17T04:44:00Z"/>
                <w:b/>
                <w:bCs/>
                <w:color w:val="3C3C3C"/>
                <w:sz w:val="20"/>
                <w:szCs w:val="20"/>
              </w:rPr>
            </w:pPr>
            <w:ins w:id="230" w:author="Zarrar Khan" w:date="2026-06-17T09:44:00Z" w16du:dateUtc="2026-06-17T04:44:00Z">
              <w:r>
                <w:rPr>
                  <w:b/>
                  <w:bCs/>
                  <w:color w:val="3C3C3C"/>
                  <w:sz w:val="20"/>
                  <w:szCs w:val="20"/>
                </w:rPr>
                <w:t>Households and poverty-linked producer categories</w:t>
              </w:r>
            </w:ins>
          </w:p>
          <w:p w14:paraId="4B108543" w14:textId="77777777" w:rsidR="00B64FF2" w:rsidRDefault="00B64FF2" w:rsidP="00C36C87">
            <w:pPr>
              <w:spacing w:before="0" w:after="0" w:line="240" w:lineRule="auto"/>
              <w:rPr>
                <w:ins w:id="231" w:author="Zarrar Khan" w:date="2026-06-17T09:44:00Z" w16du:dateUtc="2026-06-17T04:44:00Z"/>
                <w:rFonts w:ascii="Roboto" w:eastAsia="Roboto" w:hAnsi="Roboto" w:cs="Roboto"/>
                <w:color w:val="188038"/>
                <w:sz w:val="20"/>
                <w:szCs w:val="20"/>
              </w:rPr>
            </w:pPr>
            <w:ins w:id="232" w:author="Zarrar Khan" w:date="2026-06-17T09:44:00Z" w16du:dateUtc="2026-06-17T04:44:00Z">
              <w:r>
                <w:rPr>
                  <w:rFonts w:ascii="Roboto" w:eastAsia="Roboto" w:hAnsi="Roboto" w:cs="Roboto"/>
                  <w:color w:val="188038"/>
                  <w:sz w:val="20"/>
                  <w:szCs w:val="20"/>
                </w:rPr>
                <w:t>"</w:t>
              </w:r>
              <w:proofErr w:type="gramStart"/>
              <w:r>
                <w:rPr>
                  <w:rFonts w:ascii="Roboto" w:eastAsia="Roboto" w:hAnsi="Roboto" w:cs="Roboto"/>
                  <w:color w:val="188038"/>
                  <w:sz w:val="20"/>
                  <w:szCs w:val="20"/>
                </w:rPr>
                <w:t>rural</w:t>
              </w:r>
              <w:proofErr w:type="gramEnd"/>
              <w:r>
                <w:rPr>
                  <w:rFonts w:ascii="Roboto" w:eastAsia="Roboto" w:hAnsi="Roboto" w:cs="Roboto"/>
                  <w:color w:val="188038"/>
                  <w:sz w:val="20"/>
                  <w:szCs w:val="20"/>
                </w:rPr>
                <w:t xml:space="preserve"> household*" OR "farm household*" OR "agricultural household*" OR "family farmer*" OR "low-income household*" OR "poor household*" OR "female-headed household*" OR "women-headed household*" OR ((household* OR family OR farmer*) W/3 (rural OR agricultural OR farm* OR "low-income" OR poor OR female-headed OR women-headed)) OR</w:t>
              </w:r>
            </w:ins>
          </w:p>
          <w:p w14:paraId="53D5401E" w14:textId="77777777" w:rsidR="00B64FF2" w:rsidRDefault="00B64FF2" w:rsidP="00C36C87">
            <w:pPr>
              <w:spacing w:before="100" w:after="0" w:line="240" w:lineRule="auto"/>
              <w:rPr>
                <w:ins w:id="233" w:author="Zarrar Khan" w:date="2026-06-17T09:44:00Z" w16du:dateUtc="2026-06-17T04:44:00Z"/>
                <w:color w:val="188038"/>
                <w:sz w:val="20"/>
                <w:szCs w:val="20"/>
              </w:rPr>
            </w:pPr>
            <w:ins w:id="234" w:author="Zarrar Khan" w:date="2026-06-17T09:44:00Z" w16du:dateUtc="2026-06-17T04:44:00Z">
              <w:r>
                <w:rPr>
                  <w:b/>
                  <w:bCs/>
                  <w:color w:val="3C3C3C"/>
                  <w:sz w:val="20"/>
                  <w:szCs w:val="20"/>
                </w:rPr>
                <w:t>Livestock- and pastoral-based producers</w:t>
              </w:r>
            </w:ins>
          </w:p>
          <w:p w14:paraId="3709A481" w14:textId="77777777" w:rsidR="00B64FF2" w:rsidRDefault="00B64FF2" w:rsidP="00C36C87">
            <w:pPr>
              <w:spacing w:before="0" w:after="0" w:line="240" w:lineRule="auto"/>
              <w:rPr>
                <w:ins w:id="235" w:author="Zarrar Khan" w:date="2026-06-17T09:44:00Z" w16du:dateUtc="2026-06-17T04:44:00Z"/>
                <w:rFonts w:ascii="Roboto" w:eastAsia="Roboto" w:hAnsi="Roboto" w:cs="Roboto"/>
                <w:color w:val="188038"/>
                <w:sz w:val="20"/>
                <w:szCs w:val="20"/>
              </w:rPr>
            </w:pPr>
            <w:ins w:id="236" w:author="Zarrar Khan" w:date="2026-06-17T09:44:00Z" w16du:dateUtc="2026-06-17T04:44:00Z">
              <w:r>
                <w:rPr>
                  <w:rFonts w:ascii="Roboto" w:eastAsia="Roboto" w:hAnsi="Roboto" w:cs="Roboto"/>
                  <w:color w:val="188038"/>
                  <w:sz w:val="20"/>
                  <w:szCs w:val="20"/>
                </w:rPr>
                <w:t>pastoralist* OR "</w:t>
              </w:r>
              <w:proofErr w:type="spellStart"/>
              <w:r>
                <w:rPr>
                  <w:rFonts w:ascii="Roboto" w:eastAsia="Roboto" w:hAnsi="Roboto" w:cs="Roboto"/>
                  <w:color w:val="188038"/>
                  <w:sz w:val="20"/>
                  <w:szCs w:val="20"/>
                </w:rPr>
                <w:t>agro</w:t>
              </w:r>
              <w:proofErr w:type="spellEnd"/>
              <w:r>
                <w:rPr>
                  <w:rFonts w:ascii="Roboto" w:eastAsia="Roboto" w:hAnsi="Roboto" w:cs="Roboto"/>
                  <w:color w:val="188038"/>
                  <w:sz w:val="20"/>
                  <w:szCs w:val="20"/>
                </w:rPr>
                <w:t>-pastoralist*" OR "</w:t>
              </w:r>
              <w:proofErr w:type="spellStart"/>
              <w:r>
                <w:rPr>
                  <w:rFonts w:ascii="Roboto" w:eastAsia="Roboto" w:hAnsi="Roboto" w:cs="Roboto"/>
                  <w:color w:val="188038"/>
                  <w:sz w:val="20"/>
                  <w:szCs w:val="20"/>
                </w:rPr>
                <w:t>agro</w:t>
              </w:r>
              <w:proofErr w:type="spellEnd"/>
              <w:r>
                <w:rPr>
                  <w:rFonts w:ascii="Roboto" w:eastAsia="Roboto" w:hAnsi="Roboto" w:cs="Roboto"/>
                  <w:color w:val="188038"/>
                  <w:sz w:val="20"/>
                  <w:szCs w:val="20"/>
                </w:rPr>
                <w:t xml:space="preserve"> pastoralist*" OR herder* OR "livestock keeper*" OR "livestock farmer*" OR "livestock producer*" OR "dairy farmer*" OR "crop-livestock farmer*" OR (pastoralist* OR herder* OR ((farmer* OR producer* OR keeper*) W/3 (livestock OR dairy OR cattle OR crop-livestock)) OR "</w:t>
              </w:r>
              <w:proofErr w:type="spellStart"/>
              <w:r>
                <w:rPr>
                  <w:rFonts w:ascii="Roboto" w:eastAsia="Roboto" w:hAnsi="Roboto" w:cs="Roboto"/>
                  <w:color w:val="188038"/>
                  <w:sz w:val="20"/>
                  <w:szCs w:val="20"/>
                </w:rPr>
                <w:t>agro</w:t>
              </w:r>
              <w:proofErr w:type="spellEnd"/>
              <w:r>
                <w:rPr>
                  <w:rFonts w:ascii="Roboto" w:eastAsia="Roboto" w:hAnsi="Roboto" w:cs="Roboto"/>
                  <w:color w:val="188038"/>
                  <w:sz w:val="20"/>
                  <w:szCs w:val="20"/>
                </w:rPr>
                <w:t>-pastoral*") OR</w:t>
              </w:r>
            </w:ins>
          </w:p>
          <w:p w14:paraId="07F8A808" w14:textId="77777777" w:rsidR="00B64FF2" w:rsidRDefault="00B64FF2" w:rsidP="00C36C87">
            <w:pPr>
              <w:pBdr>
                <w:top w:val="nil"/>
                <w:left w:val="nil"/>
                <w:bottom w:val="nil"/>
                <w:right w:val="nil"/>
                <w:between w:val="nil"/>
              </w:pBdr>
              <w:spacing w:before="100" w:after="0" w:line="240" w:lineRule="auto"/>
              <w:rPr>
                <w:ins w:id="237" w:author="Zarrar Khan" w:date="2026-06-17T09:44:00Z" w16du:dateUtc="2026-06-17T04:44:00Z"/>
                <w:b/>
                <w:bCs/>
                <w:color w:val="3C3C3C"/>
                <w:sz w:val="20"/>
                <w:szCs w:val="20"/>
              </w:rPr>
            </w:pPr>
            <w:ins w:id="238" w:author="Zarrar Khan" w:date="2026-06-17T09:44:00Z" w16du:dateUtc="2026-06-17T04:44:00Z">
              <w:r>
                <w:rPr>
                  <w:b/>
                  <w:bCs/>
                  <w:color w:val="3C3C3C"/>
                  <w:sz w:val="20"/>
                  <w:szCs w:val="20"/>
                </w:rPr>
                <w:t>Fisheries and aquaculture producers</w:t>
              </w:r>
            </w:ins>
          </w:p>
          <w:p w14:paraId="6952F31A" w14:textId="77777777" w:rsidR="00B64FF2" w:rsidRDefault="00B64FF2" w:rsidP="00C36C87">
            <w:pPr>
              <w:spacing w:before="0" w:after="0" w:line="240" w:lineRule="auto"/>
              <w:rPr>
                <w:ins w:id="239" w:author="Zarrar Khan" w:date="2026-06-17T09:44:00Z" w16du:dateUtc="2026-06-17T04:44:00Z"/>
                <w:rFonts w:ascii="Roboto" w:eastAsia="Roboto" w:hAnsi="Roboto" w:cs="Roboto"/>
                <w:color w:val="188038"/>
                <w:sz w:val="20"/>
                <w:szCs w:val="20"/>
              </w:rPr>
            </w:pPr>
            <w:ins w:id="240" w:author="Zarrar Khan" w:date="2026-06-17T09:44:00Z" w16du:dateUtc="2026-06-17T04:44:00Z">
              <w:r>
                <w:rPr>
                  <w:rFonts w:ascii="Roboto" w:eastAsia="Roboto" w:hAnsi="Roboto" w:cs="Roboto"/>
                  <w:color w:val="188038"/>
                  <w:sz w:val="20"/>
                  <w:szCs w:val="20"/>
                </w:rPr>
                <w:t xml:space="preserve">fisher* OR "small-scale fisher*" OR "small scale fisher*" OR fisherfolk OR "artisanal fisher*" OR "aquaculture producer*" OR "fish farmer*" OR "shrimp farmer*" OR ((fisher* W/3 (small-scale OR </w:t>
              </w:r>
              <w:proofErr w:type="spellStart"/>
              <w:r>
                <w:rPr>
                  <w:rFonts w:ascii="Roboto" w:eastAsia="Roboto" w:hAnsi="Roboto" w:cs="Roboto"/>
                  <w:color w:val="188038"/>
                  <w:sz w:val="20"/>
                  <w:szCs w:val="20"/>
                </w:rPr>
                <w:t>smallscale</w:t>
              </w:r>
              <w:proofErr w:type="spellEnd"/>
              <w:r>
                <w:rPr>
                  <w:rFonts w:ascii="Roboto" w:eastAsia="Roboto" w:hAnsi="Roboto" w:cs="Roboto"/>
                  <w:color w:val="188038"/>
                  <w:sz w:val="20"/>
                  <w:szCs w:val="20"/>
                </w:rPr>
                <w:t xml:space="preserve"> OR artisanal)) OR ((farmer* OR producer*) W/3 (aquaculture OR fish OR shrimp))) OR</w:t>
              </w:r>
            </w:ins>
          </w:p>
          <w:p w14:paraId="2E450F21" w14:textId="77777777" w:rsidR="00B64FF2" w:rsidRDefault="00B64FF2" w:rsidP="00C36C87">
            <w:pPr>
              <w:pBdr>
                <w:top w:val="nil"/>
                <w:left w:val="nil"/>
                <w:bottom w:val="nil"/>
                <w:right w:val="nil"/>
                <w:between w:val="nil"/>
              </w:pBdr>
              <w:spacing w:before="100" w:after="0" w:line="240" w:lineRule="auto"/>
              <w:rPr>
                <w:ins w:id="241" w:author="Zarrar Khan" w:date="2026-06-17T09:44:00Z" w16du:dateUtc="2026-06-17T04:44:00Z"/>
                <w:b/>
                <w:bCs/>
                <w:color w:val="3C3C3C"/>
                <w:sz w:val="20"/>
                <w:szCs w:val="20"/>
              </w:rPr>
            </w:pPr>
            <w:ins w:id="242" w:author="Zarrar Khan" w:date="2026-06-17T09:44:00Z" w16du:dateUtc="2026-06-17T04:44:00Z">
              <w:r>
                <w:rPr>
                  <w:b/>
                  <w:bCs/>
                  <w:color w:val="3C3C3C"/>
                  <w:sz w:val="20"/>
                  <w:szCs w:val="20"/>
                </w:rPr>
                <w:t>Agroforestry and tree-based systems</w:t>
              </w:r>
            </w:ins>
          </w:p>
          <w:p w14:paraId="2A6220EF" w14:textId="77777777" w:rsidR="00B64FF2" w:rsidRDefault="00B64FF2" w:rsidP="00C36C87">
            <w:pPr>
              <w:spacing w:before="0" w:after="0" w:line="240" w:lineRule="auto"/>
              <w:rPr>
                <w:ins w:id="243" w:author="Zarrar Khan" w:date="2026-06-17T09:44:00Z" w16du:dateUtc="2026-06-17T04:44:00Z"/>
                <w:rFonts w:ascii="Roboto" w:eastAsia="Roboto" w:hAnsi="Roboto" w:cs="Roboto"/>
                <w:color w:val="188038"/>
                <w:sz w:val="20"/>
                <w:szCs w:val="20"/>
              </w:rPr>
            </w:pPr>
            <w:ins w:id="244" w:author="Zarrar Khan" w:date="2026-06-17T09:44:00Z" w16du:dateUtc="2026-06-17T04:44:00Z">
              <w:r>
                <w:rPr>
                  <w:rFonts w:ascii="Roboto" w:eastAsia="Roboto" w:hAnsi="Roboto" w:cs="Roboto"/>
                  <w:color w:val="188038"/>
                  <w:sz w:val="20"/>
                  <w:szCs w:val="20"/>
                </w:rPr>
                <w:t>"</w:t>
              </w:r>
              <w:proofErr w:type="gramStart"/>
              <w:r>
                <w:rPr>
                  <w:rFonts w:ascii="Roboto" w:eastAsia="Roboto" w:hAnsi="Roboto" w:cs="Roboto"/>
                  <w:color w:val="188038"/>
                  <w:sz w:val="20"/>
                  <w:szCs w:val="20"/>
                </w:rPr>
                <w:t>agroforestry</w:t>
              </w:r>
              <w:proofErr w:type="gramEnd"/>
              <w:r>
                <w:rPr>
                  <w:rFonts w:ascii="Roboto" w:eastAsia="Roboto" w:hAnsi="Roboto" w:cs="Roboto"/>
                  <w:color w:val="188038"/>
                  <w:sz w:val="20"/>
                  <w:szCs w:val="20"/>
                </w:rPr>
                <w:t xml:space="preserve"> farmer*" OR "agroforestry producer*" OR "tree crop farmer*" OR "fruit grower*" OR "forest farmer*" OR </w:t>
              </w:r>
              <w:proofErr w:type="spellStart"/>
              <w:r>
                <w:rPr>
                  <w:rFonts w:ascii="Roboto" w:eastAsia="Roboto" w:hAnsi="Roboto" w:cs="Roboto"/>
                  <w:color w:val="188038"/>
                  <w:sz w:val="20"/>
                  <w:szCs w:val="20"/>
                </w:rPr>
                <w:t>silvopastoral</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silvo</w:t>
              </w:r>
              <w:proofErr w:type="spellEnd"/>
              <w:r>
                <w:rPr>
                  <w:rFonts w:ascii="Roboto" w:eastAsia="Roboto" w:hAnsi="Roboto" w:cs="Roboto"/>
                  <w:color w:val="188038"/>
                  <w:sz w:val="20"/>
                  <w:szCs w:val="20"/>
                </w:rPr>
                <w:t xml:space="preserve">-pastoral" OR "tree-livestock farmer*" OR (((farmer* OR producer*) W/3 (agroforestry OR "tree crop*" OR fruit OR forest OR </w:t>
              </w:r>
              <w:proofErr w:type="spellStart"/>
              <w:r>
                <w:rPr>
                  <w:rFonts w:ascii="Roboto" w:eastAsia="Roboto" w:hAnsi="Roboto" w:cs="Roboto"/>
                  <w:color w:val="188038"/>
                  <w:sz w:val="20"/>
                  <w:szCs w:val="20"/>
                </w:rPr>
                <w:t>silvopastoral</w:t>
              </w:r>
              <w:proofErr w:type="spellEnd"/>
              <w:r>
                <w:rPr>
                  <w:rFonts w:ascii="Roboto" w:eastAsia="Roboto" w:hAnsi="Roboto" w:cs="Roboto"/>
                  <w:color w:val="188038"/>
                  <w:sz w:val="20"/>
                  <w:szCs w:val="20"/>
                </w:rPr>
                <w:t xml:space="preserve"> OR "tree-livestock"))) OR </w:t>
              </w:r>
            </w:ins>
          </w:p>
          <w:p w14:paraId="1196304B" w14:textId="77777777" w:rsidR="00B64FF2" w:rsidRDefault="00B64FF2" w:rsidP="00C36C87">
            <w:pPr>
              <w:keepNext/>
              <w:pBdr>
                <w:top w:val="nil"/>
                <w:left w:val="nil"/>
                <w:bottom w:val="nil"/>
                <w:right w:val="nil"/>
                <w:between w:val="nil"/>
              </w:pBdr>
              <w:spacing w:before="100" w:after="0" w:line="240" w:lineRule="auto"/>
              <w:rPr>
                <w:ins w:id="245" w:author="Zarrar Khan" w:date="2026-06-17T09:44:00Z" w16du:dateUtc="2026-06-17T04:44:00Z"/>
                <w:b/>
                <w:bCs/>
                <w:color w:val="3C3C3C"/>
                <w:sz w:val="20"/>
                <w:szCs w:val="20"/>
              </w:rPr>
            </w:pPr>
            <w:ins w:id="246" w:author="Zarrar Khan" w:date="2026-06-17T09:44:00Z" w16du:dateUtc="2026-06-17T04:44:00Z">
              <w:r>
                <w:rPr>
                  <w:b/>
                  <w:bCs/>
                  <w:color w:val="3C3C3C"/>
                  <w:sz w:val="20"/>
                  <w:szCs w:val="20"/>
                </w:rPr>
                <w:t>Marginalized and underrepresented subpopulations</w:t>
              </w:r>
            </w:ins>
          </w:p>
          <w:p w14:paraId="49C75AF4" w14:textId="77777777" w:rsidR="00B64FF2" w:rsidRDefault="00B64FF2" w:rsidP="00C36C87">
            <w:pPr>
              <w:spacing w:before="0" w:after="0" w:line="240" w:lineRule="auto"/>
              <w:rPr>
                <w:ins w:id="247" w:author="Zarrar Khan" w:date="2026-06-17T09:44:00Z" w16du:dateUtc="2026-06-17T04:44:00Z"/>
                <w:rFonts w:ascii="Roboto" w:eastAsia="Roboto" w:hAnsi="Roboto" w:cs="Roboto"/>
                <w:color w:val="188038"/>
                <w:sz w:val="20"/>
                <w:szCs w:val="20"/>
              </w:rPr>
            </w:pPr>
            <w:ins w:id="248" w:author="Zarrar Khan" w:date="2026-06-17T09:44:00Z" w16du:dateUtc="2026-06-17T04:44:00Z">
              <w:r>
                <w:rPr>
                  <w:rFonts w:ascii="Roboto" w:eastAsia="Roboto" w:hAnsi="Roboto" w:cs="Roboto"/>
                  <w:color w:val="188038"/>
                  <w:sz w:val="20"/>
                  <w:szCs w:val="20"/>
                </w:rPr>
                <w:t xml:space="preserve">women OR female* OR "women farmer*" OR "female farmer*" OR youth OR "rural youth" OR "young farmer*" OR "young producer*" OR adolescent* OR "landless farmer*" OR "tenant farmer*" OR sharecropper* OR "contract farmer*" OR "Indigenous Peoples" OR "indigenous </w:t>
              </w:r>
              <w:proofErr w:type="spellStart"/>
              <w:r>
                <w:rPr>
                  <w:rFonts w:ascii="Roboto" w:eastAsia="Roboto" w:hAnsi="Roboto" w:cs="Roboto"/>
                  <w:color w:val="188038"/>
                  <w:sz w:val="20"/>
                  <w:szCs w:val="20"/>
                </w:rPr>
                <w:t>communit</w:t>
              </w:r>
              <w:proofErr w:type="spellEnd"/>
              <w:r>
                <w:rPr>
                  <w:rFonts w:ascii="Roboto" w:eastAsia="Roboto" w:hAnsi="Roboto" w:cs="Roboto"/>
                  <w:color w:val="188038"/>
                  <w:sz w:val="20"/>
                  <w:szCs w:val="20"/>
                </w:rPr>
                <w:t xml:space="preserve">*" OR "tribal </w:t>
              </w:r>
              <w:proofErr w:type="spellStart"/>
              <w:r>
                <w:rPr>
                  <w:rFonts w:ascii="Roboto" w:eastAsia="Roboto" w:hAnsi="Roboto" w:cs="Roboto"/>
                  <w:color w:val="188038"/>
                  <w:sz w:val="20"/>
                  <w:szCs w:val="20"/>
                </w:rPr>
                <w:t>communit</w:t>
              </w:r>
              <w:proofErr w:type="spellEnd"/>
              <w:r>
                <w:rPr>
                  <w:rFonts w:ascii="Roboto" w:eastAsia="Roboto" w:hAnsi="Roboto" w:cs="Roboto"/>
                  <w:color w:val="188038"/>
                  <w:sz w:val="20"/>
                  <w:szCs w:val="20"/>
                </w:rPr>
                <w:t xml:space="preserve">*" OR "ethnic </w:t>
              </w:r>
              <w:proofErr w:type="spellStart"/>
              <w:r>
                <w:rPr>
                  <w:rFonts w:ascii="Roboto" w:eastAsia="Roboto" w:hAnsi="Roboto" w:cs="Roboto"/>
                  <w:color w:val="188038"/>
                  <w:sz w:val="20"/>
                  <w:szCs w:val="20"/>
                </w:rPr>
                <w:t>minorit</w:t>
              </w:r>
              <w:proofErr w:type="spellEnd"/>
              <w:r>
                <w:rPr>
                  <w:rFonts w:ascii="Roboto" w:eastAsia="Roboto" w:hAnsi="Roboto" w:cs="Roboto"/>
                  <w:color w:val="188038"/>
                  <w:sz w:val="20"/>
                  <w:szCs w:val="20"/>
                </w:rPr>
                <w:t xml:space="preserve">*" OR "agricultural laborer*" OR "farm worker*" OR "seasonal worker*" OR "migrant farmworker*" OR (((farmer* OR producer* OR household* OR laborer* OR worker*) W/3 (women OR female* OR </w:t>
              </w:r>
              <w:r>
                <w:rPr>
                  <w:rFonts w:ascii="Roboto" w:eastAsia="Roboto" w:hAnsi="Roboto" w:cs="Roboto"/>
                  <w:color w:val="188038"/>
                  <w:sz w:val="20"/>
                  <w:szCs w:val="20"/>
                </w:rPr>
                <w:lastRenderedPageBreak/>
                <w:t xml:space="preserve">youth OR adolescent* OR landless OR tenant OR sharecropper* OR contract OR Indigenous OR tribal OR "ethnic </w:t>
              </w:r>
              <w:proofErr w:type="spellStart"/>
              <w:r>
                <w:rPr>
                  <w:rFonts w:ascii="Roboto" w:eastAsia="Roboto" w:hAnsi="Roboto" w:cs="Roboto"/>
                  <w:color w:val="188038"/>
                  <w:sz w:val="20"/>
                  <w:szCs w:val="20"/>
                </w:rPr>
                <w:t>minorit</w:t>
              </w:r>
              <w:proofErr w:type="spellEnd"/>
              <w:r>
                <w:rPr>
                  <w:rFonts w:ascii="Roboto" w:eastAsia="Roboto" w:hAnsi="Roboto" w:cs="Roboto"/>
                  <w:color w:val="188038"/>
                  <w:sz w:val="20"/>
                  <w:szCs w:val="20"/>
                </w:rPr>
                <w:t>*" OR migrant OR seasonal)))</w:t>
              </w:r>
            </w:ins>
          </w:p>
        </w:tc>
        <w:tc>
          <w:tcPr>
            <w:tcW w:w="1365" w:type="dxa"/>
            <w:tcBorders>
              <w:top w:val="single" w:sz="6" w:space="0" w:color="3C3C3C"/>
              <w:left w:val="nil"/>
              <w:bottom w:val="single" w:sz="6" w:space="0" w:color="3C3C3C"/>
              <w:right w:val="nil"/>
            </w:tcBorders>
            <w:tcMar>
              <w:top w:w="100" w:type="dxa"/>
              <w:left w:w="100" w:type="dxa"/>
              <w:bottom w:w="100" w:type="dxa"/>
              <w:right w:w="100" w:type="dxa"/>
            </w:tcMar>
          </w:tcPr>
          <w:p w14:paraId="7FF914D5" w14:textId="77777777" w:rsidR="00B64FF2" w:rsidRDefault="00B64FF2" w:rsidP="00C36C87">
            <w:pPr>
              <w:widowControl w:val="0"/>
              <w:pBdr>
                <w:top w:val="nil"/>
                <w:left w:val="nil"/>
                <w:bottom w:val="nil"/>
                <w:right w:val="nil"/>
                <w:between w:val="nil"/>
              </w:pBdr>
              <w:spacing w:before="0" w:after="0" w:line="240" w:lineRule="auto"/>
              <w:rPr>
                <w:ins w:id="249" w:author="Zarrar Khan" w:date="2026-06-17T09:44:00Z" w16du:dateUtc="2026-06-17T04:44:00Z"/>
                <w:sz w:val="20"/>
                <w:szCs w:val="20"/>
              </w:rPr>
            </w:pPr>
            <w:ins w:id="250" w:author="Zarrar Khan" w:date="2026-06-17T09:44:00Z" w16du:dateUtc="2026-06-17T04:44:00Z">
              <w:r>
                <w:rPr>
                  <w:sz w:val="20"/>
                  <w:szCs w:val="20"/>
                </w:rPr>
                <w:lastRenderedPageBreak/>
                <w:t>10,359,526</w:t>
              </w:r>
            </w:ins>
          </w:p>
        </w:tc>
      </w:tr>
      <w:tr w:rsidR="00B64FF2" w14:paraId="6B8E49DB" w14:textId="77777777" w:rsidTr="00C36C87">
        <w:trPr>
          <w:ins w:id="251" w:author="Zarrar Khan" w:date="2026-06-17T09:44:00Z" w16du:dateUtc="2026-06-17T04:44:00Z"/>
        </w:trPr>
        <w:tc>
          <w:tcPr>
            <w:tcW w:w="1650" w:type="dxa"/>
            <w:tcBorders>
              <w:top w:val="single" w:sz="6" w:space="0" w:color="3C3C3C"/>
              <w:left w:val="nil"/>
              <w:bottom w:val="single" w:sz="6" w:space="0" w:color="3C3C3C"/>
              <w:right w:val="nil"/>
            </w:tcBorders>
            <w:tcMar>
              <w:top w:w="100" w:type="dxa"/>
              <w:left w:w="100" w:type="dxa"/>
              <w:bottom w:w="100" w:type="dxa"/>
              <w:right w:w="100" w:type="dxa"/>
            </w:tcMar>
          </w:tcPr>
          <w:p w14:paraId="71298799" w14:textId="77777777" w:rsidR="00B64FF2" w:rsidRDefault="00B64FF2" w:rsidP="00C36C87">
            <w:pPr>
              <w:widowControl w:val="0"/>
              <w:pBdr>
                <w:top w:val="nil"/>
                <w:left w:val="nil"/>
                <w:bottom w:val="nil"/>
                <w:right w:val="nil"/>
                <w:between w:val="nil"/>
              </w:pBdr>
              <w:spacing w:before="0" w:after="0" w:line="240" w:lineRule="auto"/>
              <w:rPr>
                <w:ins w:id="252" w:author="Zarrar Khan" w:date="2026-06-17T09:44:00Z" w16du:dateUtc="2026-06-17T04:44:00Z"/>
                <w:b/>
                <w:bCs/>
                <w:color w:val="3C3C3C"/>
              </w:rPr>
            </w:pPr>
            <w:ins w:id="253" w:author="Zarrar Khan" w:date="2026-06-17T09:44:00Z" w16du:dateUtc="2026-06-17T04:44:00Z">
              <w:r>
                <w:rPr>
                  <w:b/>
                  <w:bCs/>
                  <w:color w:val="3C3C3C"/>
                </w:rPr>
                <w:t>Concept (C): Adaptation processes and outcomes</w:t>
              </w:r>
            </w:ins>
          </w:p>
        </w:tc>
        <w:tc>
          <w:tcPr>
            <w:tcW w:w="6345" w:type="dxa"/>
            <w:tcBorders>
              <w:top w:val="single" w:sz="6" w:space="0" w:color="3C3C3C"/>
              <w:left w:val="nil"/>
              <w:bottom w:val="single" w:sz="6" w:space="0" w:color="3C3C3C"/>
              <w:right w:val="nil"/>
            </w:tcBorders>
            <w:tcMar>
              <w:top w:w="100" w:type="dxa"/>
              <w:left w:w="100" w:type="dxa"/>
              <w:bottom w:w="100" w:type="dxa"/>
              <w:right w:w="100" w:type="dxa"/>
            </w:tcMar>
          </w:tcPr>
          <w:p w14:paraId="6143ED52" w14:textId="77777777" w:rsidR="00B64FF2" w:rsidRDefault="00B64FF2" w:rsidP="00C36C87">
            <w:pPr>
              <w:keepNext/>
              <w:pBdr>
                <w:top w:val="nil"/>
                <w:left w:val="nil"/>
                <w:bottom w:val="nil"/>
                <w:right w:val="nil"/>
                <w:between w:val="nil"/>
              </w:pBdr>
              <w:spacing w:before="100" w:after="0" w:line="240" w:lineRule="auto"/>
              <w:rPr>
                <w:ins w:id="254" w:author="Zarrar Khan" w:date="2026-06-17T09:44:00Z" w16du:dateUtc="2026-06-17T04:44:00Z"/>
                <w:b/>
                <w:bCs/>
                <w:color w:val="3C3C3C"/>
                <w:sz w:val="20"/>
                <w:szCs w:val="20"/>
              </w:rPr>
            </w:pPr>
            <w:ins w:id="255" w:author="Zarrar Khan" w:date="2026-06-17T09:44:00Z" w16du:dateUtc="2026-06-17T04:44:00Z">
              <w:r>
                <w:rPr>
                  <w:b/>
                  <w:bCs/>
                  <w:color w:val="3C3C3C"/>
                  <w:sz w:val="20"/>
                  <w:szCs w:val="20"/>
                </w:rPr>
                <w:t>Adaptation actions and processes</w:t>
              </w:r>
            </w:ins>
          </w:p>
          <w:p w14:paraId="05F43C7B" w14:textId="77777777" w:rsidR="00B64FF2" w:rsidRDefault="00B64FF2" w:rsidP="00C36C87">
            <w:pPr>
              <w:spacing w:before="0" w:after="0" w:line="240" w:lineRule="auto"/>
              <w:rPr>
                <w:ins w:id="256" w:author="Zarrar Khan" w:date="2026-06-17T09:44:00Z" w16du:dateUtc="2026-06-17T04:44:00Z"/>
                <w:color w:val="188038"/>
                <w:sz w:val="20"/>
                <w:szCs w:val="20"/>
              </w:rPr>
            </w:pPr>
            <w:ins w:id="257" w:author="Zarrar Khan" w:date="2026-06-17T09:44:00Z" w16du:dateUtc="2026-06-17T04:44:00Z">
              <w:r>
                <w:rPr>
                  <w:rFonts w:ascii="Roboto" w:eastAsia="Roboto" w:hAnsi="Roboto" w:cs="Roboto"/>
                  <w:color w:val="188038"/>
                  <w:sz w:val="20"/>
                  <w:szCs w:val="20"/>
                </w:rPr>
                <w:t xml:space="preserve">adapt* W/5 (practice* OR </w:t>
              </w:r>
              <w:proofErr w:type="spellStart"/>
              <w:r>
                <w:rPr>
                  <w:rFonts w:ascii="Roboto" w:eastAsia="Roboto" w:hAnsi="Roboto" w:cs="Roboto"/>
                  <w:color w:val="188038"/>
                  <w:sz w:val="20"/>
                  <w:szCs w:val="20"/>
                </w:rPr>
                <w:t>behav</w:t>
              </w:r>
              <w:proofErr w:type="spellEnd"/>
              <w:r>
                <w:rPr>
                  <w:rFonts w:ascii="Roboto" w:eastAsia="Roboto" w:hAnsi="Roboto" w:cs="Roboto"/>
                  <w:color w:val="188038"/>
                  <w:sz w:val="20"/>
                  <w:szCs w:val="20"/>
                </w:rPr>
                <w:t xml:space="preserve">* OR decision* OR </w:t>
              </w:r>
              <w:proofErr w:type="spellStart"/>
              <w:r>
                <w:rPr>
                  <w:rFonts w:ascii="Roboto" w:eastAsia="Roboto" w:hAnsi="Roboto" w:cs="Roboto"/>
                  <w:color w:val="188038"/>
                  <w:sz w:val="20"/>
                  <w:szCs w:val="20"/>
                </w:rPr>
                <w:t>strateg</w:t>
              </w:r>
              <w:proofErr w:type="spellEnd"/>
              <w:r>
                <w:rPr>
                  <w:rFonts w:ascii="Roboto" w:eastAsia="Roboto" w:hAnsi="Roboto" w:cs="Roboto"/>
                  <w:color w:val="188038"/>
                  <w:sz w:val="20"/>
                  <w:szCs w:val="20"/>
                </w:rPr>
                <w:t xml:space="preserve">* OR adjust* OR chang*) OR uptake OR adoption OR </w:t>
              </w:r>
              <w:proofErr w:type="spellStart"/>
              <w:r>
                <w:rPr>
                  <w:rFonts w:ascii="Roboto" w:eastAsia="Roboto" w:hAnsi="Roboto" w:cs="Roboto"/>
                  <w:color w:val="188038"/>
                  <w:sz w:val="20"/>
                  <w:szCs w:val="20"/>
                </w:rPr>
                <w:t>participat</w:t>
              </w:r>
              <w:proofErr w:type="spellEnd"/>
              <w:r>
                <w:rPr>
                  <w:rFonts w:ascii="Roboto" w:eastAsia="Roboto" w:hAnsi="Roboto" w:cs="Roboto"/>
                  <w:color w:val="188038"/>
                  <w:sz w:val="20"/>
                  <w:szCs w:val="20"/>
                </w:rPr>
                <w:t xml:space="preserve">* OR "participatory process*" OR "adaptive management" OR learning* OR "learning process*" OR "feedback loop*" OR "feedback mechanism*" OR (governance W/5 (adapt* OR climate)) OR extension* OR insurance* OR </w:t>
              </w:r>
            </w:ins>
          </w:p>
          <w:p w14:paraId="05C0FE6C" w14:textId="77777777" w:rsidR="00B64FF2" w:rsidRDefault="00B64FF2" w:rsidP="00C36C87">
            <w:pPr>
              <w:keepNext/>
              <w:pBdr>
                <w:top w:val="nil"/>
                <w:left w:val="nil"/>
                <w:bottom w:val="nil"/>
                <w:right w:val="nil"/>
                <w:between w:val="nil"/>
              </w:pBdr>
              <w:spacing w:before="100" w:after="0" w:line="240" w:lineRule="auto"/>
              <w:rPr>
                <w:ins w:id="258" w:author="Zarrar Khan" w:date="2026-06-17T09:44:00Z" w16du:dateUtc="2026-06-17T04:44:00Z"/>
                <w:b/>
                <w:bCs/>
                <w:color w:val="3C3C3C"/>
                <w:sz w:val="20"/>
                <w:szCs w:val="20"/>
              </w:rPr>
            </w:pPr>
            <w:ins w:id="259" w:author="Zarrar Khan" w:date="2026-06-17T09:44:00Z" w16du:dateUtc="2026-06-17T04:44:00Z">
              <w:r>
                <w:rPr>
                  <w:b/>
                  <w:bCs/>
                  <w:color w:val="3C3C3C"/>
                  <w:sz w:val="20"/>
                  <w:szCs w:val="20"/>
                </w:rPr>
                <w:t>Capacities, knowledge, and governance</w:t>
              </w:r>
            </w:ins>
          </w:p>
          <w:p w14:paraId="57ED3080" w14:textId="77777777" w:rsidR="00B64FF2" w:rsidRDefault="00B64FF2" w:rsidP="00C36C87">
            <w:pPr>
              <w:spacing w:before="0" w:after="0" w:line="240" w:lineRule="auto"/>
              <w:rPr>
                <w:ins w:id="260" w:author="Zarrar Khan" w:date="2026-06-17T09:44:00Z" w16du:dateUtc="2026-06-17T04:44:00Z"/>
                <w:rFonts w:ascii="Roboto" w:eastAsia="Roboto" w:hAnsi="Roboto" w:cs="Roboto"/>
                <w:color w:val="188038"/>
                <w:sz w:val="20"/>
                <w:szCs w:val="20"/>
              </w:rPr>
            </w:pPr>
            <w:ins w:id="261" w:author="Zarrar Khan" w:date="2026-06-17T09:44:00Z" w16du:dateUtc="2026-06-17T04:44:00Z">
              <w:r>
                <w:rPr>
                  <w:rFonts w:ascii="Roboto" w:eastAsia="Roboto" w:hAnsi="Roboto" w:cs="Roboto"/>
                  <w:color w:val="188038"/>
                  <w:sz w:val="20"/>
                  <w:szCs w:val="20"/>
                </w:rPr>
                <w:t>"</w:t>
              </w:r>
              <w:proofErr w:type="gramStart"/>
              <w:r>
                <w:rPr>
                  <w:rFonts w:ascii="Roboto" w:eastAsia="Roboto" w:hAnsi="Roboto" w:cs="Roboto"/>
                  <w:color w:val="188038"/>
                  <w:sz w:val="20"/>
                  <w:szCs w:val="20"/>
                </w:rPr>
                <w:t>adaptive</w:t>
              </w:r>
              <w:proofErr w:type="gramEnd"/>
              <w:r>
                <w:rPr>
                  <w:rFonts w:ascii="Roboto" w:eastAsia="Roboto" w:hAnsi="Roboto" w:cs="Roboto"/>
                  <w:color w:val="188038"/>
                  <w:sz w:val="20"/>
                  <w:szCs w:val="20"/>
                </w:rPr>
                <w:t xml:space="preserve"> capacity" OR (capacity W/3 (build* OR strengthen* OR expand* OR improv*)) OR (knowledge W/3 (adapt* OR climate OR resilience)) OR information* OR training* OR</w:t>
              </w:r>
            </w:ins>
          </w:p>
          <w:p w14:paraId="416A9257" w14:textId="77777777" w:rsidR="00B64FF2" w:rsidRDefault="00B64FF2" w:rsidP="00C36C87">
            <w:pPr>
              <w:keepNext/>
              <w:pBdr>
                <w:top w:val="nil"/>
                <w:left w:val="nil"/>
                <w:bottom w:val="nil"/>
                <w:right w:val="nil"/>
                <w:between w:val="nil"/>
              </w:pBdr>
              <w:spacing w:before="100" w:after="0" w:line="240" w:lineRule="auto"/>
              <w:rPr>
                <w:ins w:id="262" w:author="Zarrar Khan" w:date="2026-06-17T09:44:00Z" w16du:dateUtc="2026-06-17T04:44:00Z"/>
                <w:b/>
                <w:bCs/>
                <w:color w:val="3C3C3C"/>
                <w:sz w:val="20"/>
                <w:szCs w:val="20"/>
              </w:rPr>
            </w:pPr>
            <w:ins w:id="263" w:author="Zarrar Khan" w:date="2026-06-17T09:44:00Z" w16du:dateUtc="2026-06-17T04:44:00Z">
              <w:r>
                <w:rPr>
                  <w:b/>
                  <w:bCs/>
                  <w:color w:val="3C3C3C"/>
                  <w:sz w:val="20"/>
                  <w:szCs w:val="20"/>
                </w:rPr>
                <w:t>Resilience, risk reduction, and well-being outcomes</w:t>
              </w:r>
            </w:ins>
          </w:p>
          <w:p w14:paraId="307CE667" w14:textId="77777777" w:rsidR="00B64FF2" w:rsidRDefault="00B64FF2" w:rsidP="00C36C87">
            <w:pPr>
              <w:spacing w:before="0" w:after="0" w:line="240" w:lineRule="auto"/>
              <w:rPr>
                <w:ins w:id="264" w:author="Zarrar Khan" w:date="2026-06-17T09:44:00Z" w16du:dateUtc="2026-06-17T04:44:00Z"/>
                <w:rFonts w:ascii="Roboto" w:eastAsia="Roboto" w:hAnsi="Roboto" w:cs="Roboto"/>
                <w:color w:val="188038"/>
                <w:sz w:val="20"/>
                <w:szCs w:val="20"/>
              </w:rPr>
            </w:pPr>
            <w:ins w:id="265" w:author="Zarrar Khan" w:date="2026-06-17T09:44:00Z" w16du:dateUtc="2026-06-17T04:44:00Z">
              <w:r>
                <w:rPr>
                  <w:rFonts w:ascii="Roboto" w:eastAsia="Roboto" w:hAnsi="Roboto" w:cs="Roboto"/>
                  <w:color w:val="188038"/>
                  <w:sz w:val="20"/>
                  <w:szCs w:val="20"/>
                </w:rPr>
                <w:t>(</w:t>
              </w:r>
              <w:proofErr w:type="spellStart"/>
              <w:r>
                <w:rPr>
                  <w:rFonts w:ascii="Roboto" w:eastAsia="Roboto" w:hAnsi="Roboto" w:cs="Roboto"/>
                  <w:color w:val="188038"/>
                  <w:sz w:val="20"/>
                  <w:szCs w:val="20"/>
                </w:rPr>
                <w:t>resilien</w:t>
              </w:r>
              <w:proofErr w:type="spellEnd"/>
              <w:r>
                <w:rPr>
                  <w:rFonts w:ascii="Roboto" w:eastAsia="Roboto" w:hAnsi="Roboto" w:cs="Roboto"/>
                  <w:color w:val="188038"/>
                  <w:sz w:val="20"/>
                  <w:szCs w:val="20"/>
                </w:rPr>
                <w:t>* W/5 (outcome* OR capacity OR livelihood* OR improv* OR effect*)) OR (adapt* W/5 (outcome* OR impact* OR effect* OR capacity OR livelihood*)) OR (</w:t>
              </w:r>
              <w:proofErr w:type="spellStart"/>
              <w:r>
                <w:rPr>
                  <w:rFonts w:ascii="Roboto" w:eastAsia="Roboto" w:hAnsi="Roboto" w:cs="Roboto"/>
                  <w:color w:val="188038"/>
                  <w:sz w:val="20"/>
                  <w:szCs w:val="20"/>
                </w:rPr>
                <w:t>reduc</w:t>
              </w:r>
              <w:proofErr w:type="spellEnd"/>
              <w:r>
                <w:rPr>
                  <w:rFonts w:ascii="Roboto" w:eastAsia="Roboto" w:hAnsi="Roboto" w:cs="Roboto"/>
                  <w:color w:val="188038"/>
                  <w:sz w:val="20"/>
                  <w:szCs w:val="20"/>
                </w:rPr>
                <w:t xml:space="preserve">* W/5 (risk OR "climate risk*" OR </w:t>
              </w:r>
              <w:proofErr w:type="spellStart"/>
              <w:r>
                <w:rPr>
                  <w:rFonts w:ascii="Roboto" w:eastAsia="Roboto" w:hAnsi="Roboto" w:cs="Roboto"/>
                  <w:color w:val="188038"/>
                  <w:sz w:val="20"/>
                  <w:szCs w:val="20"/>
                </w:rPr>
                <w:t>vulnerabilit</w:t>
              </w:r>
              <w:proofErr w:type="spellEnd"/>
              <w:r>
                <w:rPr>
                  <w:rFonts w:ascii="Roboto" w:eastAsia="Roboto" w:hAnsi="Roboto" w:cs="Roboto"/>
                  <w:color w:val="188038"/>
                  <w:sz w:val="20"/>
                  <w:szCs w:val="20"/>
                </w:rPr>
                <w:t xml:space="preserve">* OR exposure*)) OR wellbeing OR "well-being" OR </w:t>
              </w:r>
            </w:ins>
          </w:p>
          <w:p w14:paraId="429FCC3E" w14:textId="77777777" w:rsidR="00B64FF2" w:rsidRDefault="00B64FF2" w:rsidP="00C36C87">
            <w:pPr>
              <w:keepNext/>
              <w:pBdr>
                <w:top w:val="nil"/>
                <w:left w:val="nil"/>
                <w:bottom w:val="nil"/>
                <w:right w:val="nil"/>
                <w:between w:val="nil"/>
              </w:pBdr>
              <w:spacing w:before="100" w:after="0" w:line="240" w:lineRule="auto"/>
              <w:rPr>
                <w:ins w:id="266" w:author="Zarrar Khan" w:date="2026-06-17T09:44:00Z" w16du:dateUtc="2026-06-17T04:44:00Z"/>
                <w:b/>
                <w:bCs/>
                <w:color w:val="3C3C3C"/>
                <w:sz w:val="20"/>
                <w:szCs w:val="20"/>
              </w:rPr>
            </w:pPr>
            <w:ins w:id="267" w:author="Zarrar Khan" w:date="2026-06-17T09:44:00Z" w16du:dateUtc="2026-06-17T04:44:00Z">
              <w:r>
                <w:rPr>
                  <w:b/>
                  <w:bCs/>
                  <w:color w:val="3C3C3C"/>
                  <w:sz w:val="20"/>
                  <w:szCs w:val="20"/>
                </w:rPr>
                <w:t>Livelihood and productivity outcomes</w:t>
              </w:r>
            </w:ins>
          </w:p>
          <w:p w14:paraId="076B43AA" w14:textId="77777777" w:rsidR="00B64FF2" w:rsidRDefault="00B64FF2" w:rsidP="00C36C87">
            <w:pPr>
              <w:pBdr>
                <w:top w:val="nil"/>
                <w:left w:val="nil"/>
                <w:bottom w:val="nil"/>
                <w:right w:val="nil"/>
                <w:between w:val="nil"/>
              </w:pBdr>
              <w:spacing w:before="0" w:after="0" w:line="240" w:lineRule="auto"/>
              <w:rPr>
                <w:ins w:id="268" w:author="Zarrar Khan" w:date="2026-06-17T09:44:00Z" w16du:dateUtc="2026-06-17T04:44:00Z"/>
                <w:rFonts w:ascii="Roboto" w:eastAsia="Roboto" w:hAnsi="Roboto" w:cs="Roboto"/>
                <w:color w:val="188038"/>
                <w:sz w:val="20"/>
                <w:szCs w:val="20"/>
              </w:rPr>
            </w:pPr>
            <w:ins w:id="269" w:author="Zarrar Khan" w:date="2026-06-17T09:44:00Z" w16du:dateUtc="2026-06-17T04:44:00Z">
              <w:r>
                <w:rPr>
                  <w:rFonts w:ascii="Roboto" w:eastAsia="Roboto" w:hAnsi="Roboto" w:cs="Roboto"/>
                  <w:color w:val="188038"/>
                  <w:sz w:val="20"/>
                  <w:szCs w:val="20"/>
                </w:rPr>
                <w:t xml:space="preserve">livelihood* OR "coping </w:t>
              </w:r>
              <w:proofErr w:type="spellStart"/>
              <w:r>
                <w:rPr>
                  <w:rFonts w:ascii="Roboto" w:eastAsia="Roboto" w:hAnsi="Roboto" w:cs="Roboto"/>
                  <w:color w:val="188038"/>
                  <w:sz w:val="20"/>
                  <w:szCs w:val="20"/>
                </w:rPr>
                <w:t>strateg</w:t>
              </w:r>
              <w:proofErr w:type="spellEnd"/>
              <w:r>
                <w:rPr>
                  <w:rFonts w:ascii="Roboto" w:eastAsia="Roboto" w:hAnsi="Roboto" w:cs="Roboto"/>
                  <w:color w:val="188038"/>
                  <w:sz w:val="20"/>
                  <w:szCs w:val="20"/>
                </w:rPr>
                <w:t xml:space="preserve">*" OR "coping </w:t>
              </w:r>
              <w:proofErr w:type="spellStart"/>
              <w:r>
                <w:rPr>
                  <w:rFonts w:ascii="Roboto" w:eastAsia="Roboto" w:hAnsi="Roboto" w:cs="Roboto"/>
                  <w:color w:val="188038"/>
                  <w:sz w:val="20"/>
                  <w:szCs w:val="20"/>
                </w:rPr>
                <w:t>capacit</w:t>
              </w:r>
              <w:proofErr w:type="spellEnd"/>
              <w:r>
                <w:rPr>
                  <w:rFonts w:ascii="Roboto" w:eastAsia="Roboto" w:hAnsi="Roboto" w:cs="Roboto"/>
                  <w:color w:val="188038"/>
                  <w:sz w:val="20"/>
                  <w:szCs w:val="20"/>
                </w:rPr>
                <w:t xml:space="preserve">*" OR (income W/5 (stability OR variability OR loss*)) OR (yield W/5 (stability OR improved OR increased OR variability OR loss*)) OR increase* OR </w:t>
              </w:r>
            </w:ins>
          </w:p>
          <w:p w14:paraId="390F7BC4" w14:textId="77777777" w:rsidR="00B64FF2" w:rsidRDefault="00B64FF2" w:rsidP="00C36C87">
            <w:pPr>
              <w:keepNext/>
              <w:pBdr>
                <w:top w:val="nil"/>
                <w:left w:val="nil"/>
                <w:bottom w:val="nil"/>
                <w:right w:val="nil"/>
                <w:between w:val="nil"/>
              </w:pBdr>
              <w:spacing w:before="100" w:after="0" w:line="240" w:lineRule="auto"/>
              <w:rPr>
                <w:ins w:id="270" w:author="Zarrar Khan" w:date="2026-06-17T09:44:00Z" w16du:dateUtc="2026-06-17T04:44:00Z"/>
                <w:b/>
                <w:bCs/>
                <w:color w:val="3C3C3C"/>
                <w:sz w:val="20"/>
                <w:szCs w:val="20"/>
              </w:rPr>
            </w:pPr>
            <w:ins w:id="271" w:author="Zarrar Khan" w:date="2026-06-17T09:44:00Z" w16du:dateUtc="2026-06-17T04:44:00Z">
              <w:r>
                <w:rPr>
                  <w:b/>
                  <w:bCs/>
                  <w:color w:val="3C3C3C"/>
                  <w:sz w:val="20"/>
                  <w:szCs w:val="20"/>
                </w:rPr>
                <w:t>Maladaptation</w:t>
              </w:r>
            </w:ins>
          </w:p>
          <w:p w14:paraId="220BF216" w14:textId="77777777" w:rsidR="00B64FF2" w:rsidRDefault="00B64FF2" w:rsidP="00C36C87">
            <w:pPr>
              <w:spacing w:before="0" w:after="0" w:line="240" w:lineRule="auto"/>
              <w:rPr>
                <w:ins w:id="272" w:author="Zarrar Khan" w:date="2026-06-17T09:44:00Z" w16du:dateUtc="2026-06-17T04:44:00Z"/>
                <w:sz w:val="20"/>
                <w:szCs w:val="20"/>
              </w:rPr>
            </w:pPr>
            <w:ins w:id="273" w:author="Zarrar Khan" w:date="2026-06-17T09:44:00Z" w16du:dateUtc="2026-06-17T04:44:00Z">
              <w:r>
                <w:rPr>
                  <w:rFonts w:ascii="Roboto" w:eastAsia="Roboto" w:hAnsi="Roboto" w:cs="Roboto"/>
                  <w:color w:val="188038"/>
                  <w:sz w:val="20"/>
                  <w:szCs w:val="20"/>
                </w:rPr>
                <w:t>maladapt* OR "maladaptive outcome*" OR "maladaptive adaptation"</w:t>
              </w:r>
            </w:ins>
          </w:p>
        </w:tc>
        <w:tc>
          <w:tcPr>
            <w:tcW w:w="1365" w:type="dxa"/>
            <w:tcBorders>
              <w:top w:val="single" w:sz="6" w:space="0" w:color="3C3C3C"/>
              <w:left w:val="nil"/>
              <w:bottom w:val="single" w:sz="6" w:space="0" w:color="3C3C3C"/>
              <w:right w:val="nil"/>
            </w:tcBorders>
            <w:tcMar>
              <w:top w:w="100" w:type="dxa"/>
              <w:left w:w="100" w:type="dxa"/>
              <w:bottom w:w="100" w:type="dxa"/>
              <w:right w:w="100" w:type="dxa"/>
            </w:tcMar>
          </w:tcPr>
          <w:p w14:paraId="3F52EE57" w14:textId="77777777" w:rsidR="00B64FF2" w:rsidRDefault="00B64FF2" w:rsidP="00C36C87">
            <w:pPr>
              <w:widowControl w:val="0"/>
              <w:pBdr>
                <w:top w:val="nil"/>
                <w:left w:val="nil"/>
                <w:bottom w:val="nil"/>
                <w:right w:val="nil"/>
                <w:between w:val="nil"/>
              </w:pBdr>
              <w:spacing w:before="0" w:after="0" w:line="240" w:lineRule="auto"/>
              <w:rPr>
                <w:ins w:id="274" w:author="Zarrar Khan" w:date="2026-06-17T09:44:00Z" w16du:dateUtc="2026-06-17T04:44:00Z"/>
                <w:sz w:val="20"/>
                <w:szCs w:val="20"/>
              </w:rPr>
            </w:pPr>
            <w:ins w:id="275" w:author="Zarrar Khan" w:date="2026-06-17T09:44:00Z" w16du:dateUtc="2026-06-17T04:44:00Z">
              <w:r>
                <w:rPr>
                  <w:sz w:val="20"/>
                  <w:szCs w:val="20"/>
                </w:rPr>
                <w:t>18,457,055</w:t>
              </w:r>
            </w:ins>
          </w:p>
        </w:tc>
      </w:tr>
      <w:tr w:rsidR="00B64FF2" w14:paraId="187B31C1" w14:textId="77777777" w:rsidTr="00C36C87">
        <w:trPr>
          <w:ins w:id="276" w:author="Zarrar Khan" w:date="2026-06-17T09:44:00Z" w16du:dateUtc="2026-06-17T04:44:00Z"/>
        </w:trPr>
        <w:tc>
          <w:tcPr>
            <w:tcW w:w="1650" w:type="dxa"/>
            <w:tcBorders>
              <w:top w:val="single" w:sz="6" w:space="0" w:color="3C3C3C"/>
              <w:left w:val="nil"/>
              <w:bottom w:val="single" w:sz="6" w:space="0" w:color="3C3C3C"/>
              <w:right w:val="nil"/>
            </w:tcBorders>
            <w:tcMar>
              <w:top w:w="100" w:type="dxa"/>
              <w:left w:w="100" w:type="dxa"/>
              <w:bottom w:w="100" w:type="dxa"/>
              <w:right w:w="100" w:type="dxa"/>
            </w:tcMar>
          </w:tcPr>
          <w:p w14:paraId="4CB456FC" w14:textId="77777777" w:rsidR="00B64FF2" w:rsidRDefault="00B64FF2" w:rsidP="00C36C87">
            <w:pPr>
              <w:widowControl w:val="0"/>
              <w:pBdr>
                <w:top w:val="nil"/>
                <w:left w:val="nil"/>
                <w:bottom w:val="nil"/>
                <w:right w:val="nil"/>
                <w:between w:val="nil"/>
              </w:pBdr>
              <w:spacing w:before="0" w:after="0" w:line="240" w:lineRule="auto"/>
              <w:rPr>
                <w:ins w:id="277" w:author="Zarrar Khan" w:date="2026-06-17T09:44:00Z" w16du:dateUtc="2026-06-17T04:44:00Z"/>
                <w:b/>
                <w:bCs/>
                <w:color w:val="3C3C3C"/>
                <w:sz w:val="20"/>
                <w:szCs w:val="20"/>
              </w:rPr>
            </w:pPr>
            <w:ins w:id="278" w:author="Zarrar Khan" w:date="2026-06-17T09:44:00Z" w16du:dateUtc="2026-06-17T04:44:00Z">
              <w:r>
                <w:rPr>
                  <w:b/>
                  <w:bCs/>
                  <w:color w:val="3C3C3C"/>
                  <w:sz w:val="20"/>
                  <w:szCs w:val="20"/>
                </w:rPr>
                <w:t>Context (C): Climate stressors and hazards</w:t>
              </w:r>
            </w:ins>
          </w:p>
        </w:tc>
        <w:tc>
          <w:tcPr>
            <w:tcW w:w="6345" w:type="dxa"/>
            <w:tcBorders>
              <w:top w:val="single" w:sz="6" w:space="0" w:color="3C3C3C"/>
              <w:left w:val="nil"/>
              <w:bottom w:val="single" w:sz="6" w:space="0" w:color="3C3C3C"/>
              <w:right w:val="nil"/>
            </w:tcBorders>
            <w:tcMar>
              <w:top w:w="100" w:type="dxa"/>
              <w:left w:w="100" w:type="dxa"/>
              <w:bottom w:w="100" w:type="dxa"/>
              <w:right w:w="100" w:type="dxa"/>
            </w:tcMar>
          </w:tcPr>
          <w:p w14:paraId="3D79E820" w14:textId="77777777" w:rsidR="00B64FF2" w:rsidRDefault="00B64FF2" w:rsidP="00C36C87">
            <w:pPr>
              <w:spacing w:before="0" w:after="0" w:line="240" w:lineRule="auto"/>
              <w:rPr>
                <w:ins w:id="279" w:author="Zarrar Khan" w:date="2026-06-17T09:44:00Z" w16du:dateUtc="2026-06-17T04:44:00Z"/>
                <w:b/>
                <w:bCs/>
                <w:color w:val="3C3C3C"/>
                <w:sz w:val="20"/>
                <w:szCs w:val="20"/>
              </w:rPr>
            </w:pPr>
            <w:ins w:id="280" w:author="Zarrar Khan" w:date="2026-06-17T09:44:00Z" w16du:dateUtc="2026-06-17T04:44:00Z">
              <w:r>
                <w:rPr>
                  <w:b/>
                  <w:bCs/>
                  <w:color w:val="3C3C3C"/>
                  <w:sz w:val="20"/>
                  <w:szCs w:val="20"/>
                </w:rPr>
                <w:t>Climate adaptation framing</w:t>
              </w:r>
            </w:ins>
          </w:p>
          <w:p w14:paraId="08CAE0A8" w14:textId="77777777" w:rsidR="00B64FF2" w:rsidRDefault="00B64FF2" w:rsidP="00C36C87">
            <w:pPr>
              <w:spacing w:before="0" w:after="0" w:line="240" w:lineRule="auto"/>
              <w:rPr>
                <w:ins w:id="281" w:author="Zarrar Khan" w:date="2026-06-17T09:44:00Z" w16du:dateUtc="2026-06-17T04:44:00Z"/>
                <w:rFonts w:ascii="Roboto" w:eastAsia="Roboto" w:hAnsi="Roboto" w:cs="Roboto"/>
                <w:color w:val="188038"/>
                <w:sz w:val="20"/>
                <w:szCs w:val="20"/>
              </w:rPr>
            </w:pPr>
            <w:ins w:id="282" w:author="Zarrar Khan" w:date="2026-06-17T09:44:00Z" w16du:dateUtc="2026-06-17T04:44:00Z">
              <w:r>
                <w:rPr>
                  <w:rFonts w:ascii="Roboto" w:eastAsia="Roboto" w:hAnsi="Roboto" w:cs="Roboto"/>
                  <w:color w:val="188038"/>
                  <w:sz w:val="20"/>
                  <w:szCs w:val="20"/>
                </w:rPr>
                <w:t xml:space="preserve">(climate W/3 (change OR adapt* OR </w:t>
              </w:r>
              <w:proofErr w:type="spellStart"/>
              <w:r>
                <w:rPr>
                  <w:rFonts w:ascii="Roboto" w:eastAsia="Roboto" w:hAnsi="Roboto" w:cs="Roboto"/>
                  <w:color w:val="188038"/>
                  <w:sz w:val="20"/>
                  <w:szCs w:val="20"/>
                </w:rPr>
                <w:t>resilien</w:t>
              </w:r>
              <w:proofErr w:type="spellEnd"/>
              <w:r>
                <w:rPr>
                  <w:rFonts w:ascii="Roboto" w:eastAsia="Roboto" w:hAnsi="Roboto" w:cs="Roboto"/>
                  <w:color w:val="188038"/>
                  <w:sz w:val="20"/>
                  <w:szCs w:val="20"/>
                </w:rPr>
                <w:t xml:space="preserve">* OR risk OR hazard* OR variability OR exposure* OR shock*)) OR "climate-resilient*" OR "climate-smart agriculture" OR CSA OR </w:t>
              </w:r>
            </w:ins>
          </w:p>
          <w:p w14:paraId="6A193604" w14:textId="77777777" w:rsidR="00B64FF2" w:rsidRDefault="00B64FF2" w:rsidP="00C36C87">
            <w:pPr>
              <w:pBdr>
                <w:top w:val="nil"/>
                <w:left w:val="nil"/>
                <w:bottom w:val="nil"/>
                <w:right w:val="nil"/>
                <w:between w:val="nil"/>
              </w:pBdr>
              <w:spacing w:before="100" w:after="0" w:line="240" w:lineRule="auto"/>
              <w:rPr>
                <w:ins w:id="283" w:author="Zarrar Khan" w:date="2026-06-17T09:44:00Z" w16du:dateUtc="2026-06-17T04:44:00Z"/>
                <w:b/>
                <w:bCs/>
                <w:color w:val="3C3C3C"/>
                <w:sz w:val="20"/>
                <w:szCs w:val="20"/>
              </w:rPr>
            </w:pPr>
            <w:ins w:id="284" w:author="Zarrar Khan" w:date="2026-06-17T09:44:00Z" w16du:dateUtc="2026-06-17T04:44:00Z">
              <w:r>
                <w:rPr>
                  <w:b/>
                  <w:bCs/>
                  <w:color w:val="3C3C3C"/>
                  <w:sz w:val="20"/>
                  <w:szCs w:val="20"/>
                </w:rPr>
                <w:t>Extreme events and climate hazards</w:t>
              </w:r>
            </w:ins>
          </w:p>
          <w:p w14:paraId="643A1F01" w14:textId="77777777" w:rsidR="00B64FF2" w:rsidRDefault="00B64FF2" w:rsidP="00C36C87">
            <w:pPr>
              <w:pBdr>
                <w:top w:val="nil"/>
                <w:left w:val="nil"/>
                <w:bottom w:val="nil"/>
                <w:right w:val="nil"/>
                <w:between w:val="nil"/>
              </w:pBdr>
              <w:spacing w:before="0" w:after="0" w:line="240" w:lineRule="auto"/>
              <w:rPr>
                <w:ins w:id="285" w:author="Zarrar Khan" w:date="2026-06-17T09:44:00Z" w16du:dateUtc="2026-06-17T04:44:00Z"/>
                <w:rFonts w:ascii="Roboto" w:eastAsia="Roboto" w:hAnsi="Roboto" w:cs="Roboto"/>
                <w:color w:val="188038"/>
                <w:sz w:val="20"/>
                <w:szCs w:val="20"/>
              </w:rPr>
            </w:pPr>
            <w:ins w:id="286" w:author="Zarrar Khan" w:date="2026-06-17T09:44:00Z" w16du:dateUtc="2026-06-17T04:44:00Z">
              <w:r>
                <w:rPr>
                  <w:rFonts w:ascii="Roboto" w:eastAsia="Roboto" w:hAnsi="Roboto" w:cs="Roboto"/>
                  <w:color w:val="188038"/>
                  <w:sz w:val="20"/>
                  <w:szCs w:val="20"/>
                </w:rPr>
                <w:t xml:space="preserve">(extreme* W/3 (climate OR heat OR weather OR rainfall OR aridity)) OR heatwave* OR "heat wave*" OR "heat stress" OR frost OR "cold spell" OR "heavy rainfall" OR "intense rainfall" OR drought* OR "water scarcity" OR "water stress" OR "aridity events" OR "dry spell" OR flood* OR "storm surge" OR "coastal erosion" OR "salinity intrusion" OR "saline intrusion" OR cyclone* OR hurricane* OR typhoon* OR (wind W/3 (storm OR gust* OR </w:t>
              </w:r>
              <w:proofErr w:type="spellStart"/>
              <w:r>
                <w:rPr>
                  <w:rFonts w:ascii="Roboto" w:eastAsia="Roboto" w:hAnsi="Roboto" w:cs="Roboto"/>
                  <w:color w:val="188038"/>
                  <w:sz w:val="20"/>
                  <w:szCs w:val="20"/>
                </w:rPr>
                <w:t>intens</w:t>
              </w:r>
              <w:proofErr w:type="spellEnd"/>
              <w:r>
                <w:rPr>
                  <w:rFonts w:ascii="Roboto" w:eastAsia="Roboto" w:hAnsi="Roboto" w:cs="Roboto"/>
                  <w:color w:val="188038"/>
                  <w:sz w:val="20"/>
                  <w:szCs w:val="20"/>
                </w:rPr>
                <w:t xml:space="preserve">*)) OR "weather shock*" OR disaster* </w:t>
              </w:r>
            </w:ins>
          </w:p>
        </w:tc>
        <w:tc>
          <w:tcPr>
            <w:tcW w:w="1365" w:type="dxa"/>
            <w:tcBorders>
              <w:top w:val="single" w:sz="6" w:space="0" w:color="3C3C3C"/>
              <w:left w:val="nil"/>
              <w:bottom w:val="single" w:sz="6" w:space="0" w:color="3C3C3C"/>
              <w:right w:val="nil"/>
            </w:tcBorders>
            <w:tcMar>
              <w:top w:w="100" w:type="dxa"/>
              <w:left w:w="100" w:type="dxa"/>
              <w:bottom w:w="100" w:type="dxa"/>
              <w:right w:w="100" w:type="dxa"/>
            </w:tcMar>
          </w:tcPr>
          <w:p w14:paraId="24C44441" w14:textId="77777777" w:rsidR="00B64FF2" w:rsidRDefault="00B64FF2" w:rsidP="00C36C87">
            <w:pPr>
              <w:widowControl w:val="0"/>
              <w:pBdr>
                <w:top w:val="nil"/>
                <w:left w:val="nil"/>
                <w:bottom w:val="nil"/>
                <w:right w:val="nil"/>
                <w:between w:val="nil"/>
              </w:pBdr>
              <w:spacing w:before="0" w:after="0" w:line="240" w:lineRule="auto"/>
              <w:rPr>
                <w:ins w:id="287" w:author="Zarrar Khan" w:date="2026-06-17T09:44:00Z" w16du:dateUtc="2026-06-17T04:44:00Z"/>
                <w:sz w:val="20"/>
                <w:szCs w:val="20"/>
              </w:rPr>
            </w:pPr>
            <w:ins w:id="288" w:author="Zarrar Khan" w:date="2026-06-17T09:44:00Z" w16du:dateUtc="2026-06-17T04:44:00Z">
              <w:r>
                <w:rPr>
                  <w:sz w:val="20"/>
                  <w:szCs w:val="20"/>
                </w:rPr>
                <w:t>14,33,957</w:t>
              </w:r>
            </w:ins>
          </w:p>
        </w:tc>
      </w:tr>
      <w:tr w:rsidR="00B64FF2" w14:paraId="5F5804D5" w14:textId="77777777" w:rsidTr="00C36C87">
        <w:trPr>
          <w:ins w:id="289" w:author="Zarrar Khan" w:date="2026-06-17T09:44:00Z" w16du:dateUtc="2026-06-17T04:44:00Z"/>
        </w:trPr>
        <w:tc>
          <w:tcPr>
            <w:tcW w:w="1650" w:type="dxa"/>
            <w:tcBorders>
              <w:top w:val="single" w:sz="6" w:space="0" w:color="3C3C3C"/>
              <w:left w:val="nil"/>
              <w:bottom w:val="nil"/>
              <w:right w:val="nil"/>
            </w:tcBorders>
            <w:tcMar>
              <w:top w:w="100" w:type="dxa"/>
              <w:left w:w="100" w:type="dxa"/>
              <w:bottom w:w="100" w:type="dxa"/>
              <w:right w:w="100" w:type="dxa"/>
            </w:tcMar>
          </w:tcPr>
          <w:p w14:paraId="49307F2C" w14:textId="77777777" w:rsidR="00B64FF2" w:rsidRDefault="00B64FF2" w:rsidP="00C36C87">
            <w:pPr>
              <w:widowControl w:val="0"/>
              <w:pBdr>
                <w:top w:val="nil"/>
                <w:left w:val="nil"/>
                <w:bottom w:val="nil"/>
                <w:right w:val="nil"/>
                <w:between w:val="nil"/>
              </w:pBdr>
              <w:spacing w:before="0" w:after="0" w:line="240" w:lineRule="auto"/>
              <w:rPr>
                <w:ins w:id="290" w:author="Zarrar Khan" w:date="2026-06-17T09:44:00Z" w16du:dateUtc="2026-06-17T04:44:00Z"/>
                <w:b/>
                <w:bCs/>
                <w:color w:val="3C3C3C"/>
                <w:sz w:val="20"/>
                <w:szCs w:val="20"/>
              </w:rPr>
            </w:pPr>
            <w:ins w:id="291" w:author="Zarrar Khan" w:date="2026-06-17T09:44:00Z" w16du:dateUtc="2026-06-17T04:44:00Z">
              <w:r>
                <w:rPr>
                  <w:b/>
                  <w:bCs/>
                  <w:color w:val="3C3C3C"/>
                  <w:sz w:val="20"/>
                  <w:szCs w:val="20"/>
                </w:rPr>
                <w:t>Context (C): Agricultural systems</w:t>
              </w:r>
            </w:ins>
          </w:p>
        </w:tc>
        <w:tc>
          <w:tcPr>
            <w:tcW w:w="6345" w:type="dxa"/>
            <w:tcBorders>
              <w:top w:val="single" w:sz="6" w:space="0" w:color="3C3C3C"/>
              <w:left w:val="nil"/>
              <w:bottom w:val="nil"/>
              <w:right w:val="nil"/>
            </w:tcBorders>
            <w:tcMar>
              <w:top w:w="100" w:type="dxa"/>
              <w:left w:w="100" w:type="dxa"/>
              <w:bottom w:w="100" w:type="dxa"/>
              <w:right w:w="100" w:type="dxa"/>
            </w:tcMar>
          </w:tcPr>
          <w:p w14:paraId="648B8E74" w14:textId="77777777" w:rsidR="00B64FF2" w:rsidRDefault="00B64FF2" w:rsidP="00C36C87">
            <w:pPr>
              <w:pBdr>
                <w:top w:val="nil"/>
                <w:left w:val="nil"/>
                <w:bottom w:val="nil"/>
                <w:right w:val="nil"/>
                <w:between w:val="nil"/>
              </w:pBdr>
              <w:spacing w:before="0" w:after="0" w:line="240" w:lineRule="auto"/>
              <w:rPr>
                <w:ins w:id="292" w:author="Zarrar Khan" w:date="2026-06-17T09:44:00Z" w16du:dateUtc="2026-06-17T04:44:00Z"/>
                <w:rFonts w:ascii="Roboto" w:eastAsia="Roboto" w:hAnsi="Roboto" w:cs="Roboto"/>
                <w:color w:val="188038"/>
                <w:sz w:val="20"/>
                <w:szCs w:val="20"/>
              </w:rPr>
            </w:pPr>
            <w:proofErr w:type="spellStart"/>
            <w:ins w:id="293" w:author="Zarrar Khan" w:date="2026-06-17T09:44:00Z" w16du:dateUtc="2026-06-17T04:44:00Z">
              <w:r>
                <w:rPr>
                  <w:rFonts w:ascii="Roboto" w:eastAsia="Roboto" w:hAnsi="Roboto" w:cs="Roboto"/>
                  <w:color w:val="188038"/>
                  <w:sz w:val="20"/>
                  <w:szCs w:val="20"/>
                </w:rPr>
                <w:t>agricultur</w:t>
              </w:r>
              <w:proofErr w:type="spellEnd"/>
              <w:r>
                <w:rPr>
                  <w:rFonts w:ascii="Roboto" w:eastAsia="Roboto" w:hAnsi="Roboto" w:cs="Roboto"/>
                  <w:color w:val="188038"/>
                  <w:sz w:val="20"/>
                  <w:szCs w:val="20"/>
                </w:rPr>
                <w:t xml:space="preserve">* OR farm* OR crop* OR "food production" OR "livestock rearing" OR "animal husbandry" OR rangeland* OR fishery OR fisheries OR </w:t>
              </w:r>
              <w:proofErr w:type="spellStart"/>
              <w:r>
                <w:rPr>
                  <w:rFonts w:ascii="Roboto" w:eastAsia="Roboto" w:hAnsi="Roboto" w:cs="Roboto"/>
                  <w:color w:val="188038"/>
                  <w:sz w:val="20"/>
                  <w:szCs w:val="20"/>
                </w:rPr>
                <w:t>aquacultur</w:t>
              </w:r>
              <w:proofErr w:type="spellEnd"/>
              <w:r>
                <w:rPr>
                  <w:rFonts w:ascii="Roboto" w:eastAsia="Roboto" w:hAnsi="Roboto" w:cs="Roboto"/>
                  <w:color w:val="188038"/>
                  <w:sz w:val="20"/>
                  <w:szCs w:val="20"/>
                </w:rPr>
                <w:t xml:space="preserve">* OR forestry OR agroforestry OR "tree crop*" OR </w:t>
              </w:r>
              <w:proofErr w:type="spellStart"/>
              <w:r>
                <w:rPr>
                  <w:rFonts w:ascii="Roboto" w:eastAsia="Roboto" w:hAnsi="Roboto" w:cs="Roboto"/>
                  <w:color w:val="188038"/>
                  <w:sz w:val="20"/>
                  <w:szCs w:val="20"/>
                </w:rPr>
                <w:t>silvopastoral</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silvo</w:t>
              </w:r>
              <w:proofErr w:type="spellEnd"/>
              <w:r>
                <w:rPr>
                  <w:rFonts w:ascii="Roboto" w:eastAsia="Roboto" w:hAnsi="Roboto" w:cs="Roboto"/>
                  <w:color w:val="188038"/>
                  <w:sz w:val="20"/>
                  <w:szCs w:val="20"/>
                </w:rPr>
                <w:t xml:space="preserve">-pastoral" OR "crop-livestock system" OR "mixed crop-livestock" OR "mixed farming" OR </w:t>
              </w:r>
              <w:proofErr w:type="spellStart"/>
              <w:r>
                <w:rPr>
                  <w:rFonts w:ascii="Roboto" w:eastAsia="Roboto" w:hAnsi="Roboto" w:cs="Roboto"/>
                  <w:color w:val="188038"/>
                  <w:sz w:val="20"/>
                  <w:szCs w:val="20"/>
                </w:rPr>
                <w:t>agroecolog</w:t>
              </w:r>
              <w:proofErr w:type="spellEnd"/>
              <w:r>
                <w:rPr>
                  <w:rFonts w:ascii="Roboto" w:eastAsia="Roboto" w:hAnsi="Roboto" w:cs="Roboto"/>
                  <w:color w:val="188038"/>
                  <w:sz w:val="20"/>
                  <w:szCs w:val="20"/>
                </w:rPr>
                <w:t>* OR "integrated farming system*" OR irrigation*</w:t>
              </w:r>
            </w:ins>
          </w:p>
        </w:tc>
        <w:tc>
          <w:tcPr>
            <w:tcW w:w="1365" w:type="dxa"/>
            <w:tcBorders>
              <w:top w:val="single" w:sz="6" w:space="0" w:color="3C3C3C"/>
              <w:left w:val="nil"/>
              <w:bottom w:val="nil"/>
              <w:right w:val="nil"/>
            </w:tcBorders>
            <w:tcMar>
              <w:top w:w="100" w:type="dxa"/>
              <w:left w:w="100" w:type="dxa"/>
              <w:bottom w:w="100" w:type="dxa"/>
              <w:right w:w="100" w:type="dxa"/>
            </w:tcMar>
          </w:tcPr>
          <w:p w14:paraId="58E4DF51" w14:textId="77777777" w:rsidR="00B64FF2" w:rsidRDefault="00B64FF2" w:rsidP="00C36C87">
            <w:pPr>
              <w:widowControl w:val="0"/>
              <w:pBdr>
                <w:top w:val="nil"/>
                <w:left w:val="nil"/>
                <w:bottom w:val="nil"/>
                <w:right w:val="nil"/>
                <w:between w:val="nil"/>
              </w:pBdr>
              <w:spacing w:before="0" w:after="0" w:line="240" w:lineRule="auto"/>
              <w:rPr>
                <w:ins w:id="294" w:author="Zarrar Khan" w:date="2026-06-17T09:44:00Z" w16du:dateUtc="2026-06-17T04:44:00Z"/>
                <w:sz w:val="20"/>
                <w:szCs w:val="20"/>
              </w:rPr>
            </w:pPr>
            <w:ins w:id="295" w:author="Zarrar Khan" w:date="2026-06-17T09:44:00Z" w16du:dateUtc="2026-06-17T04:44:00Z">
              <w:r>
                <w:rPr>
                  <w:sz w:val="20"/>
                  <w:szCs w:val="20"/>
                </w:rPr>
                <w:t>2,160,930</w:t>
              </w:r>
            </w:ins>
          </w:p>
        </w:tc>
      </w:tr>
      <w:tr w:rsidR="00B64FF2" w14:paraId="18373BAE" w14:textId="77777777" w:rsidTr="00C36C87">
        <w:trPr>
          <w:ins w:id="296" w:author="Zarrar Khan" w:date="2026-06-17T09:44:00Z" w16du:dateUtc="2026-06-17T04:44:00Z"/>
        </w:trPr>
        <w:tc>
          <w:tcPr>
            <w:tcW w:w="1650" w:type="dxa"/>
            <w:tcBorders>
              <w:top w:val="nil"/>
              <w:left w:val="nil"/>
              <w:bottom w:val="single" w:sz="6" w:space="0" w:color="3C3C3C"/>
              <w:right w:val="nil"/>
            </w:tcBorders>
            <w:tcMar>
              <w:top w:w="100" w:type="dxa"/>
              <w:left w:w="100" w:type="dxa"/>
              <w:bottom w:w="100" w:type="dxa"/>
              <w:right w:w="100" w:type="dxa"/>
            </w:tcMar>
          </w:tcPr>
          <w:p w14:paraId="4EBE5A7C" w14:textId="77777777" w:rsidR="00B64FF2" w:rsidRDefault="00B64FF2" w:rsidP="00C36C87">
            <w:pPr>
              <w:widowControl w:val="0"/>
              <w:pBdr>
                <w:top w:val="nil"/>
                <w:left w:val="nil"/>
                <w:bottom w:val="nil"/>
                <w:right w:val="nil"/>
                <w:between w:val="nil"/>
              </w:pBdr>
              <w:spacing w:before="0" w:after="0" w:line="240" w:lineRule="auto"/>
              <w:rPr>
                <w:ins w:id="297" w:author="Zarrar Khan" w:date="2026-06-17T09:44:00Z" w16du:dateUtc="2026-06-17T04:44:00Z"/>
                <w:b/>
                <w:bCs/>
                <w:color w:val="3C3C3C"/>
                <w:sz w:val="20"/>
                <w:szCs w:val="20"/>
              </w:rPr>
            </w:pPr>
            <w:ins w:id="298" w:author="Zarrar Khan" w:date="2026-06-17T09:44:00Z" w16du:dateUtc="2026-06-17T04:44:00Z">
              <w:r>
                <w:rPr>
                  <w:b/>
                  <w:bCs/>
                  <w:color w:val="3C3C3C"/>
                  <w:sz w:val="20"/>
                  <w:szCs w:val="20"/>
                </w:rPr>
                <w:lastRenderedPageBreak/>
                <w:t>Context (C): LMICs</w:t>
              </w:r>
            </w:ins>
          </w:p>
        </w:tc>
        <w:tc>
          <w:tcPr>
            <w:tcW w:w="6345" w:type="dxa"/>
            <w:tcBorders>
              <w:top w:val="nil"/>
              <w:left w:val="nil"/>
              <w:bottom w:val="single" w:sz="6" w:space="0" w:color="3C3C3C"/>
              <w:right w:val="nil"/>
            </w:tcBorders>
            <w:tcMar>
              <w:top w:w="100" w:type="dxa"/>
              <w:left w:w="100" w:type="dxa"/>
              <w:bottom w:w="100" w:type="dxa"/>
              <w:right w:w="100" w:type="dxa"/>
            </w:tcMar>
          </w:tcPr>
          <w:p w14:paraId="77A23198" w14:textId="77777777" w:rsidR="00B64FF2" w:rsidRDefault="00B64FF2" w:rsidP="00C36C87">
            <w:pPr>
              <w:keepNext/>
              <w:pBdr>
                <w:top w:val="nil"/>
                <w:left w:val="nil"/>
                <w:bottom w:val="nil"/>
                <w:right w:val="nil"/>
                <w:between w:val="nil"/>
              </w:pBdr>
              <w:spacing w:before="100" w:after="0" w:line="240" w:lineRule="auto"/>
              <w:rPr>
                <w:ins w:id="299" w:author="Zarrar Khan" w:date="2026-06-17T09:44:00Z" w16du:dateUtc="2026-06-17T04:44:00Z"/>
                <w:b/>
                <w:bCs/>
                <w:color w:val="3C3C3C"/>
                <w:sz w:val="20"/>
                <w:szCs w:val="20"/>
              </w:rPr>
            </w:pPr>
            <w:ins w:id="300" w:author="Zarrar Khan" w:date="2026-06-17T09:44:00Z" w16du:dateUtc="2026-06-17T04:44:00Z">
              <w:r>
                <w:rPr>
                  <w:b/>
                  <w:bCs/>
                  <w:color w:val="3C3C3C"/>
                  <w:sz w:val="20"/>
                  <w:szCs w:val="20"/>
                </w:rPr>
                <w:t>Countries</w:t>
              </w:r>
            </w:ins>
          </w:p>
          <w:p w14:paraId="2455794D" w14:textId="77777777" w:rsidR="00B64FF2" w:rsidRDefault="00B64FF2" w:rsidP="00C36C87">
            <w:pPr>
              <w:pBdr>
                <w:top w:val="nil"/>
                <w:left w:val="nil"/>
                <w:bottom w:val="nil"/>
                <w:right w:val="nil"/>
                <w:between w:val="nil"/>
              </w:pBdr>
              <w:spacing w:before="0" w:after="0" w:line="240" w:lineRule="auto"/>
              <w:rPr>
                <w:ins w:id="301" w:author="Zarrar Khan" w:date="2026-06-17T09:44:00Z" w16du:dateUtc="2026-06-17T04:44:00Z"/>
                <w:rFonts w:ascii="Roboto" w:eastAsia="Roboto" w:hAnsi="Roboto" w:cs="Roboto"/>
                <w:color w:val="188038"/>
                <w:sz w:val="20"/>
                <w:szCs w:val="20"/>
              </w:rPr>
            </w:pPr>
            <w:proofErr w:type="spellStart"/>
            <w:ins w:id="302" w:author="Zarrar Khan" w:date="2026-06-17T09:44:00Z" w16du:dateUtc="2026-06-17T04:44:00Z">
              <w:r>
                <w:rPr>
                  <w:rFonts w:ascii="Roboto" w:eastAsia="Roboto" w:hAnsi="Roboto" w:cs="Roboto"/>
                  <w:color w:val="188038"/>
                  <w:sz w:val="20"/>
                  <w:szCs w:val="20"/>
                </w:rPr>
                <w:t>afghanistan</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albania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algeria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american</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samoa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angola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antigua</w:t>
              </w:r>
              <w:proofErr w:type="spellEnd"/>
              <w:r>
                <w:rPr>
                  <w:rFonts w:ascii="Roboto" w:eastAsia="Roboto" w:hAnsi="Roboto" w:cs="Roboto"/>
                  <w:color w:val="188038"/>
                  <w:sz w:val="20"/>
                  <w:szCs w:val="20"/>
                </w:rPr>
                <w:t xml:space="preserve"> and </w:t>
              </w:r>
              <w:proofErr w:type="spellStart"/>
              <w:r>
                <w:rPr>
                  <w:rFonts w:ascii="Roboto" w:eastAsia="Roboto" w:hAnsi="Roboto" w:cs="Roboto"/>
                  <w:color w:val="188038"/>
                  <w:sz w:val="20"/>
                  <w:szCs w:val="20"/>
                </w:rPr>
                <w:t>barbuda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antigua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barbuda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argentina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armenia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aruba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azerbaijan</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bahrain</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bangladesh</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barbados</w:t>
              </w:r>
              <w:proofErr w:type="spellEnd"/>
              <w:r>
                <w:rPr>
                  <w:rFonts w:ascii="Roboto" w:eastAsia="Roboto" w:hAnsi="Roboto" w:cs="Roboto"/>
                  <w:color w:val="188038"/>
                  <w:sz w:val="20"/>
                  <w:szCs w:val="20"/>
                </w:rPr>
                <w:t xml:space="preserve"> OR "republic of </w:t>
              </w:r>
              <w:proofErr w:type="spellStart"/>
              <w:r>
                <w:rPr>
                  <w:rFonts w:ascii="Roboto" w:eastAsia="Roboto" w:hAnsi="Roboto" w:cs="Roboto"/>
                  <w:color w:val="188038"/>
                  <w:sz w:val="20"/>
                  <w:szCs w:val="20"/>
                </w:rPr>
                <w:t>belarus</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belarus</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byelarus</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belorussia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belize</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british</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honduras</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benin</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dahomey</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bhutan</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bolivia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bosnia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herzegovina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botswana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bechuanaland</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brazil</w:t>
              </w:r>
              <w:proofErr w:type="spellEnd"/>
              <w:r>
                <w:rPr>
                  <w:rFonts w:ascii="Roboto" w:eastAsia="Roboto" w:hAnsi="Roboto" w:cs="Roboto"/>
                  <w:color w:val="188038"/>
                  <w:sz w:val="20"/>
                  <w:szCs w:val="20"/>
                </w:rPr>
                <w:t xml:space="preserve"> OR brasil OR </w:t>
              </w:r>
              <w:proofErr w:type="spellStart"/>
              <w:r>
                <w:rPr>
                  <w:rFonts w:ascii="Roboto" w:eastAsia="Roboto" w:hAnsi="Roboto" w:cs="Roboto"/>
                  <w:color w:val="188038"/>
                  <w:sz w:val="20"/>
                  <w:szCs w:val="20"/>
                </w:rPr>
                <w:t>bulgaria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burkina</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faso</w:t>
              </w:r>
              <w:proofErr w:type="spellEnd"/>
              <w:r>
                <w:rPr>
                  <w:rFonts w:ascii="Roboto" w:eastAsia="Roboto" w:hAnsi="Roboto" w:cs="Roboto"/>
                  <w:color w:val="188038"/>
                  <w:sz w:val="20"/>
                  <w:szCs w:val="20"/>
                </w:rPr>
                <w:t>" OR "</w:t>
              </w:r>
              <w:proofErr w:type="spellStart"/>
              <w:r>
                <w:rPr>
                  <w:rFonts w:ascii="Roboto" w:eastAsia="Roboto" w:hAnsi="Roboto" w:cs="Roboto"/>
                  <w:color w:val="188038"/>
                  <w:sz w:val="20"/>
                  <w:szCs w:val="20"/>
                </w:rPr>
                <w:t>burkina</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fasso</w:t>
              </w:r>
              <w:proofErr w:type="spellEnd"/>
              <w:r>
                <w:rPr>
                  <w:rFonts w:ascii="Roboto" w:eastAsia="Roboto" w:hAnsi="Roboto" w:cs="Roboto"/>
                  <w:color w:val="188038"/>
                  <w:sz w:val="20"/>
                  <w:szCs w:val="20"/>
                </w:rPr>
                <w:t xml:space="preserve">" OR "upper volta" OR </w:t>
              </w:r>
              <w:proofErr w:type="spellStart"/>
              <w:r>
                <w:rPr>
                  <w:rFonts w:ascii="Roboto" w:eastAsia="Roboto" w:hAnsi="Roboto" w:cs="Roboto"/>
                  <w:color w:val="188038"/>
                  <w:sz w:val="20"/>
                  <w:szCs w:val="20"/>
                </w:rPr>
                <w:t>burundi</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urundi</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cabo</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verde</w:t>
              </w:r>
              <w:proofErr w:type="spellEnd"/>
              <w:r>
                <w:rPr>
                  <w:rFonts w:ascii="Roboto" w:eastAsia="Roboto" w:hAnsi="Roboto" w:cs="Roboto"/>
                  <w:color w:val="188038"/>
                  <w:sz w:val="20"/>
                  <w:szCs w:val="20"/>
                </w:rPr>
                <w:t xml:space="preserve">" OR "cape </w:t>
              </w:r>
              <w:proofErr w:type="spellStart"/>
              <w:r>
                <w:rPr>
                  <w:rFonts w:ascii="Roboto" w:eastAsia="Roboto" w:hAnsi="Roboto" w:cs="Roboto"/>
                  <w:color w:val="188038"/>
                  <w:sz w:val="20"/>
                  <w:szCs w:val="20"/>
                </w:rPr>
                <w:t>verde</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cambodia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kampuchea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khmer</w:t>
              </w:r>
              <w:proofErr w:type="spellEnd"/>
              <w:r>
                <w:rPr>
                  <w:rFonts w:ascii="Roboto" w:eastAsia="Roboto" w:hAnsi="Roboto" w:cs="Roboto"/>
                  <w:color w:val="188038"/>
                  <w:sz w:val="20"/>
                  <w:szCs w:val="20"/>
                </w:rPr>
                <w:t xml:space="preserve"> republic" OR </w:t>
              </w:r>
              <w:proofErr w:type="spellStart"/>
              <w:r>
                <w:rPr>
                  <w:rFonts w:ascii="Roboto" w:eastAsia="Roboto" w:hAnsi="Roboto" w:cs="Roboto"/>
                  <w:color w:val="188038"/>
                  <w:sz w:val="20"/>
                  <w:szCs w:val="20"/>
                </w:rPr>
                <w:t>cameroon</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cameron</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cameroun</w:t>
              </w:r>
              <w:proofErr w:type="spellEnd"/>
              <w:r>
                <w:rPr>
                  <w:rFonts w:ascii="Roboto" w:eastAsia="Roboto" w:hAnsi="Roboto" w:cs="Roboto"/>
                  <w:color w:val="188038"/>
                  <w:sz w:val="20"/>
                  <w:szCs w:val="20"/>
                </w:rPr>
                <w:t xml:space="preserve"> OR "central </w:t>
              </w:r>
              <w:proofErr w:type="spellStart"/>
              <w:r>
                <w:rPr>
                  <w:rFonts w:ascii="Roboto" w:eastAsia="Roboto" w:hAnsi="Roboto" w:cs="Roboto"/>
                  <w:color w:val="188038"/>
                  <w:sz w:val="20"/>
                  <w:szCs w:val="20"/>
                </w:rPr>
                <w:t>african</w:t>
              </w:r>
              <w:proofErr w:type="spellEnd"/>
              <w:r>
                <w:rPr>
                  <w:rFonts w:ascii="Roboto" w:eastAsia="Roboto" w:hAnsi="Roboto" w:cs="Roboto"/>
                  <w:color w:val="188038"/>
                  <w:sz w:val="20"/>
                  <w:szCs w:val="20"/>
                </w:rPr>
                <w:t xml:space="preserve"> republic" OR "</w:t>
              </w:r>
              <w:proofErr w:type="spellStart"/>
              <w:r>
                <w:rPr>
                  <w:rFonts w:ascii="Roboto" w:eastAsia="Roboto" w:hAnsi="Roboto" w:cs="Roboto"/>
                  <w:color w:val="188038"/>
                  <w:sz w:val="20"/>
                  <w:szCs w:val="20"/>
                </w:rPr>
                <w:t>ubangi</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shari</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chad</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chile</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china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colombia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comoros</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comoro</w:t>
              </w:r>
              <w:proofErr w:type="spellEnd"/>
              <w:r>
                <w:rPr>
                  <w:rFonts w:ascii="Roboto" w:eastAsia="Roboto" w:hAnsi="Roboto" w:cs="Roboto"/>
                  <w:color w:val="188038"/>
                  <w:sz w:val="20"/>
                  <w:szCs w:val="20"/>
                </w:rPr>
                <w:t xml:space="preserve"> islands" OR "</w:t>
              </w:r>
              <w:proofErr w:type="spellStart"/>
              <w:r>
                <w:rPr>
                  <w:rFonts w:ascii="Roboto" w:eastAsia="Roboto" w:hAnsi="Roboto" w:cs="Roboto"/>
                  <w:color w:val="188038"/>
                  <w:sz w:val="20"/>
                  <w:szCs w:val="20"/>
                </w:rPr>
                <w:t>iles</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comores</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mayotte</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congo</w:t>
              </w:r>
              <w:proofErr w:type="spellEnd"/>
              <w:r>
                <w:rPr>
                  <w:rFonts w:ascii="Roboto" w:eastAsia="Roboto" w:hAnsi="Roboto" w:cs="Roboto"/>
                  <w:color w:val="188038"/>
                  <w:sz w:val="20"/>
                  <w:szCs w:val="20"/>
                </w:rPr>
                <w:t xml:space="preserve"> OR zaire OR "costa </w:t>
              </w:r>
              <w:proofErr w:type="spellStart"/>
              <w:r>
                <w:rPr>
                  <w:rFonts w:ascii="Roboto" w:eastAsia="Roboto" w:hAnsi="Roboto" w:cs="Roboto"/>
                  <w:color w:val="188038"/>
                  <w:sz w:val="20"/>
                  <w:szCs w:val="20"/>
                </w:rPr>
                <w:t>rica</w:t>
              </w:r>
              <w:proofErr w:type="spellEnd"/>
              <w:r>
                <w:rPr>
                  <w:rFonts w:ascii="Roboto" w:eastAsia="Roboto" w:hAnsi="Roboto" w:cs="Roboto"/>
                  <w:color w:val="188038"/>
                  <w:sz w:val="20"/>
                  <w:szCs w:val="20"/>
                </w:rPr>
                <w:t xml:space="preserve">" OR "cote </w:t>
              </w:r>
              <w:proofErr w:type="spellStart"/>
              <w:r>
                <w:rPr>
                  <w:rFonts w:ascii="Roboto" w:eastAsia="Roboto" w:hAnsi="Roboto" w:cs="Roboto"/>
                  <w:color w:val="188038"/>
                  <w:sz w:val="20"/>
                  <w:szCs w:val="20"/>
                </w:rPr>
                <w:t>d'ivoire</w:t>
              </w:r>
              <w:proofErr w:type="spellEnd"/>
              <w:r>
                <w:rPr>
                  <w:rFonts w:ascii="Roboto" w:eastAsia="Roboto" w:hAnsi="Roboto" w:cs="Roboto"/>
                  <w:color w:val="188038"/>
                  <w:sz w:val="20"/>
                  <w:szCs w:val="20"/>
                </w:rPr>
                <w:t xml:space="preserve">" OR "cote d </w:t>
              </w:r>
              <w:proofErr w:type="spellStart"/>
              <w:r>
                <w:rPr>
                  <w:rFonts w:ascii="Roboto" w:eastAsia="Roboto" w:hAnsi="Roboto" w:cs="Roboto"/>
                  <w:color w:val="188038"/>
                  <w:sz w:val="20"/>
                  <w:szCs w:val="20"/>
                </w:rPr>
                <w:t>ivoire</w:t>
              </w:r>
              <w:proofErr w:type="spellEnd"/>
              <w:r>
                <w:rPr>
                  <w:rFonts w:ascii="Roboto" w:eastAsia="Roboto" w:hAnsi="Roboto" w:cs="Roboto"/>
                  <w:color w:val="188038"/>
                  <w:sz w:val="20"/>
                  <w:szCs w:val="20"/>
                </w:rPr>
                <w:t xml:space="preserve">" OR "cote </w:t>
              </w:r>
              <w:proofErr w:type="spellStart"/>
              <w:r>
                <w:rPr>
                  <w:rFonts w:ascii="Roboto" w:eastAsia="Roboto" w:hAnsi="Roboto" w:cs="Roboto"/>
                  <w:color w:val="188038"/>
                  <w:sz w:val="20"/>
                  <w:szCs w:val="20"/>
                </w:rPr>
                <w:t>divoire</w:t>
              </w:r>
              <w:proofErr w:type="spellEnd"/>
              <w:r>
                <w:rPr>
                  <w:rFonts w:ascii="Roboto" w:eastAsia="Roboto" w:hAnsi="Roboto" w:cs="Roboto"/>
                  <w:color w:val="188038"/>
                  <w:sz w:val="20"/>
                  <w:szCs w:val="20"/>
                </w:rPr>
                <w:t xml:space="preserve">" OR "ivory coast" OR </w:t>
              </w:r>
              <w:proofErr w:type="spellStart"/>
              <w:r>
                <w:rPr>
                  <w:rFonts w:ascii="Roboto" w:eastAsia="Roboto" w:hAnsi="Roboto" w:cs="Roboto"/>
                  <w:color w:val="188038"/>
                  <w:sz w:val="20"/>
                  <w:szCs w:val="20"/>
                </w:rPr>
                <w:t>croatia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cuba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cyprus</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czech</w:t>
              </w:r>
              <w:proofErr w:type="spellEnd"/>
              <w:r>
                <w:rPr>
                  <w:rFonts w:ascii="Roboto" w:eastAsia="Roboto" w:hAnsi="Roboto" w:cs="Roboto"/>
                  <w:color w:val="188038"/>
                  <w:sz w:val="20"/>
                  <w:szCs w:val="20"/>
                </w:rPr>
                <w:t xml:space="preserve"> republic" OR </w:t>
              </w:r>
              <w:proofErr w:type="spellStart"/>
              <w:r>
                <w:rPr>
                  <w:rFonts w:ascii="Roboto" w:eastAsia="Roboto" w:hAnsi="Roboto" w:cs="Roboto"/>
                  <w:color w:val="188038"/>
                  <w:sz w:val="20"/>
                  <w:szCs w:val="20"/>
                </w:rPr>
                <w:t>czechoslovakia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djibouti</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french</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somaliland</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dominica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dominican</w:t>
              </w:r>
              <w:proofErr w:type="spellEnd"/>
              <w:r>
                <w:rPr>
                  <w:rFonts w:ascii="Roboto" w:eastAsia="Roboto" w:hAnsi="Roboto" w:cs="Roboto"/>
                  <w:color w:val="188038"/>
                  <w:sz w:val="20"/>
                  <w:szCs w:val="20"/>
                </w:rPr>
                <w:t xml:space="preserve"> republic" OR </w:t>
              </w:r>
              <w:proofErr w:type="spellStart"/>
              <w:r>
                <w:rPr>
                  <w:rFonts w:ascii="Roboto" w:eastAsia="Roboto" w:hAnsi="Roboto" w:cs="Roboto"/>
                  <w:color w:val="188038"/>
                  <w:sz w:val="20"/>
                  <w:szCs w:val="20"/>
                </w:rPr>
                <w:t>ecuador</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egypt</w:t>
              </w:r>
              <w:proofErr w:type="spellEnd"/>
              <w:r>
                <w:rPr>
                  <w:rFonts w:ascii="Roboto" w:eastAsia="Roboto" w:hAnsi="Roboto" w:cs="Roboto"/>
                  <w:color w:val="188038"/>
                  <w:sz w:val="20"/>
                  <w:szCs w:val="20"/>
                </w:rPr>
                <w:t xml:space="preserve"> OR "united </w:t>
              </w:r>
              <w:proofErr w:type="spellStart"/>
              <w:r>
                <w:rPr>
                  <w:rFonts w:ascii="Roboto" w:eastAsia="Roboto" w:hAnsi="Roboto" w:cs="Roboto"/>
                  <w:color w:val="188038"/>
                  <w:sz w:val="20"/>
                  <w:szCs w:val="20"/>
                </w:rPr>
                <w:t>arab</w:t>
              </w:r>
              <w:proofErr w:type="spellEnd"/>
              <w:r>
                <w:rPr>
                  <w:rFonts w:ascii="Roboto" w:eastAsia="Roboto" w:hAnsi="Roboto" w:cs="Roboto"/>
                  <w:color w:val="188038"/>
                  <w:sz w:val="20"/>
                  <w:szCs w:val="20"/>
                </w:rPr>
                <w:t xml:space="preserve"> republic" OR "</w:t>
              </w:r>
              <w:proofErr w:type="spellStart"/>
              <w:r>
                <w:rPr>
                  <w:rFonts w:ascii="Roboto" w:eastAsia="Roboto" w:hAnsi="Roboto" w:cs="Roboto"/>
                  <w:color w:val="188038"/>
                  <w:sz w:val="20"/>
                  <w:szCs w:val="20"/>
                </w:rPr>
                <w:t>el</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salvador</w:t>
              </w:r>
              <w:proofErr w:type="spellEnd"/>
              <w:r>
                <w:rPr>
                  <w:rFonts w:ascii="Roboto" w:eastAsia="Roboto" w:hAnsi="Roboto" w:cs="Roboto"/>
                  <w:color w:val="188038"/>
                  <w:sz w:val="20"/>
                  <w:szCs w:val="20"/>
                </w:rPr>
                <w:t>" OR "equatorial guinea" OR "</w:t>
              </w:r>
              <w:proofErr w:type="spellStart"/>
              <w:r>
                <w:rPr>
                  <w:rFonts w:ascii="Roboto" w:eastAsia="Roboto" w:hAnsi="Roboto" w:cs="Roboto"/>
                  <w:color w:val="188038"/>
                  <w:sz w:val="20"/>
                  <w:szCs w:val="20"/>
                </w:rPr>
                <w:t>spanish</w:t>
              </w:r>
              <w:proofErr w:type="spellEnd"/>
              <w:r>
                <w:rPr>
                  <w:rFonts w:ascii="Roboto" w:eastAsia="Roboto" w:hAnsi="Roboto" w:cs="Roboto"/>
                  <w:color w:val="188038"/>
                  <w:sz w:val="20"/>
                  <w:szCs w:val="20"/>
                </w:rPr>
                <w:t xml:space="preserve"> guinea" OR </w:t>
              </w:r>
              <w:proofErr w:type="spellStart"/>
              <w:r>
                <w:rPr>
                  <w:rFonts w:ascii="Roboto" w:eastAsia="Roboto" w:hAnsi="Roboto" w:cs="Roboto"/>
                  <w:color w:val="188038"/>
                  <w:sz w:val="20"/>
                  <w:szCs w:val="20"/>
                </w:rPr>
                <w:t>eritrea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estonia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eswatini</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swaziland</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ethiopia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fiji</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gabon</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gabonese</w:t>
              </w:r>
              <w:proofErr w:type="spellEnd"/>
              <w:r>
                <w:rPr>
                  <w:rFonts w:ascii="Roboto" w:eastAsia="Roboto" w:hAnsi="Roboto" w:cs="Roboto"/>
                  <w:color w:val="188038"/>
                  <w:sz w:val="20"/>
                  <w:szCs w:val="20"/>
                </w:rPr>
                <w:t xml:space="preserve"> republic" OR </w:t>
              </w:r>
              <w:proofErr w:type="spellStart"/>
              <w:r>
                <w:rPr>
                  <w:rFonts w:ascii="Roboto" w:eastAsia="Roboto" w:hAnsi="Roboto" w:cs="Roboto"/>
                  <w:color w:val="188038"/>
                  <w:sz w:val="20"/>
                  <w:szCs w:val="20"/>
                </w:rPr>
                <w:t>gambia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georgia</w:t>
              </w:r>
              <w:proofErr w:type="spellEnd"/>
              <w:r>
                <w:rPr>
                  <w:rFonts w:ascii="Roboto" w:eastAsia="Roboto" w:hAnsi="Roboto" w:cs="Roboto"/>
                  <w:color w:val="188038"/>
                  <w:sz w:val="20"/>
                  <w:szCs w:val="20"/>
                </w:rPr>
                <w:t xml:space="preserve"> (republic)" OR </w:t>
              </w:r>
              <w:proofErr w:type="spellStart"/>
              <w:r>
                <w:rPr>
                  <w:rFonts w:ascii="Roboto" w:eastAsia="Roboto" w:hAnsi="Roboto" w:cs="Roboto"/>
                  <w:color w:val="188038"/>
                  <w:sz w:val="20"/>
                  <w:szCs w:val="20"/>
                </w:rPr>
                <w:t>ghana</w:t>
              </w:r>
              <w:proofErr w:type="spellEnd"/>
              <w:r>
                <w:rPr>
                  <w:rFonts w:ascii="Roboto" w:eastAsia="Roboto" w:hAnsi="Roboto" w:cs="Roboto"/>
                  <w:color w:val="188038"/>
                  <w:sz w:val="20"/>
                  <w:szCs w:val="20"/>
                </w:rPr>
                <w:t xml:space="preserve"> OR "gold coast" OR </w:t>
              </w:r>
              <w:proofErr w:type="spellStart"/>
              <w:r>
                <w:rPr>
                  <w:rFonts w:ascii="Roboto" w:eastAsia="Roboto" w:hAnsi="Roboto" w:cs="Roboto"/>
                  <w:color w:val="188038"/>
                  <w:sz w:val="20"/>
                  <w:szCs w:val="20"/>
                </w:rPr>
                <w:t>gibraltar</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greece</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grenada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guam</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guatemala</w:t>
              </w:r>
              <w:proofErr w:type="spellEnd"/>
              <w:r>
                <w:rPr>
                  <w:rFonts w:ascii="Roboto" w:eastAsia="Roboto" w:hAnsi="Roboto" w:cs="Roboto"/>
                  <w:color w:val="188038"/>
                  <w:sz w:val="20"/>
                  <w:szCs w:val="20"/>
                </w:rPr>
                <w:t xml:space="preserve"> OR guinea OR "guinea </w:t>
              </w:r>
              <w:proofErr w:type="spellStart"/>
              <w:r>
                <w:rPr>
                  <w:rFonts w:ascii="Roboto" w:eastAsia="Roboto" w:hAnsi="Roboto" w:cs="Roboto"/>
                  <w:color w:val="188038"/>
                  <w:sz w:val="20"/>
                  <w:szCs w:val="20"/>
                </w:rPr>
                <w:t>bissau</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guyana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british</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guiana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haiti</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hispaniola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honduras</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hungary</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india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indonesia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timor</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iran</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iraq</w:t>
              </w:r>
              <w:proofErr w:type="spellEnd"/>
              <w:r>
                <w:rPr>
                  <w:rFonts w:ascii="Roboto" w:eastAsia="Roboto" w:hAnsi="Roboto" w:cs="Roboto"/>
                  <w:color w:val="188038"/>
                  <w:sz w:val="20"/>
                  <w:szCs w:val="20"/>
                </w:rPr>
                <w:t xml:space="preserve"> OR "isle of man" OR </w:t>
              </w:r>
              <w:proofErr w:type="spellStart"/>
              <w:r>
                <w:rPr>
                  <w:rFonts w:ascii="Roboto" w:eastAsia="Roboto" w:hAnsi="Roboto" w:cs="Roboto"/>
                  <w:color w:val="188038"/>
                  <w:sz w:val="20"/>
                  <w:szCs w:val="20"/>
                </w:rPr>
                <w:t>jamaica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jordan</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kazakhstan</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kenya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korea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kosovo</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kyrgyzstan</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kirghizia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kirgizstan</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kyrgyz</w:t>
              </w:r>
              <w:proofErr w:type="spellEnd"/>
              <w:r>
                <w:rPr>
                  <w:rFonts w:ascii="Roboto" w:eastAsia="Roboto" w:hAnsi="Roboto" w:cs="Roboto"/>
                  <w:color w:val="188038"/>
                  <w:sz w:val="20"/>
                  <w:szCs w:val="20"/>
                </w:rPr>
                <w:t xml:space="preserve"> republic" OR </w:t>
              </w:r>
              <w:proofErr w:type="spellStart"/>
              <w:r>
                <w:rPr>
                  <w:rFonts w:ascii="Roboto" w:eastAsia="Roboto" w:hAnsi="Roboto" w:cs="Roboto"/>
                  <w:color w:val="188038"/>
                  <w:sz w:val="20"/>
                  <w:szCs w:val="20"/>
                </w:rPr>
                <w:t>laos</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lao</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pdr</w:t>
              </w:r>
              <w:proofErr w:type="spellEnd"/>
              <w:r>
                <w:rPr>
                  <w:rFonts w:ascii="Roboto" w:eastAsia="Roboto" w:hAnsi="Roboto" w:cs="Roboto"/>
                  <w:color w:val="188038"/>
                  <w:sz w:val="20"/>
                  <w:szCs w:val="20"/>
                </w:rPr>
                <w:t>" OR "</w:t>
              </w:r>
              <w:proofErr w:type="spellStart"/>
              <w:r>
                <w:rPr>
                  <w:rFonts w:ascii="Roboto" w:eastAsia="Roboto" w:hAnsi="Roboto" w:cs="Roboto"/>
                  <w:color w:val="188038"/>
                  <w:sz w:val="20"/>
                  <w:szCs w:val="20"/>
                </w:rPr>
                <w:t>lao</w:t>
              </w:r>
              <w:proofErr w:type="spellEnd"/>
              <w:r>
                <w:rPr>
                  <w:rFonts w:ascii="Roboto" w:eastAsia="Roboto" w:hAnsi="Roboto" w:cs="Roboto"/>
                  <w:color w:val="188038"/>
                  <w:sz w:val="20"/>
                  <w:szCs w:val="20"/>
                </w:rPr>
                <w:t xml:space="preserve"> people's democratic republic" OR </w:t>
              </w:r>
              <w:proofErr w:type="spellStart"/>
              <w:r>
                <w:rPr>
                  <w:rFonts w:ascii="Roboto" w:eastAsia="Roboto" w:hAnsi="Roboto" w:cs="Roboto"/>
                  <w:color w:val="188038"/>
                  <w:sz w:val="20"/>
                  <w:szCs w:val="20"/>
                </w:rPr>
                <w:t>latvia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lebanon</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lebanese</w:t>
              </w:r>
              <w:proofErr w:type="spellEnd"/>
              <w:r>
                <w:rPr>
                  <w:rFonts w:ascii="Roboto" w:eastAsia="Roboto" w:hAnsi="Roboto" w:cs="Roboto"/>
                  <w:color w:val="188038"/>
                  <w:sz w:val="20"/>
                  <w:szCs w:val="20"/>
                </w:rPr>
                <w:t xml:space="preserve"> republic" OR </w:t>
              </w:r>
              <w:proofErr w:type="spellStart"/>
              <w:r>
                <w:rPr>
                  <w:rFonts w:ascii="Roboto" w:eastAsia="Roboto" w:hAnsi="Roboto" w:cs="Roboto"/>
                  <w:color w:val="188038"/>
                  <w:sz w:val="20"/>
                  <w:szCs w:val="20"/>
                </w:rPr>
                <w:t>lesotho</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basutoland</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liberia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libya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libyan</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arab</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jamahiriya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lithuania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macau</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macao</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macedonia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madagascar</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malagasy</w:t>
              </w:r>
              <w:proofErr w:type="spellEnd"/>
              <w:r>
                <w:rPr>
                  <w:rFonts w:ascii="Roboto" w:eastAsia="Roboto" w:hAnsi="Roboto" w:cs="Roboto"/>
                  <w:color w:val="188038"/>
                  <w:sz w:val="20"/>
                  <w:szCs w:val="20"/>
                </w:rPr>
                <w:t xml:space="preserve"> republic" OR </w:t>
              </w:r>
              <w:proofErr w:type="spellStart"/>
              <w:r>
                <w:rPr>
                  <w:rFonts w:ascii="Roboto" w:eastAsia="Roboto" w:hAnsi="Roboto" w:cs="Roboto"/>
                  <w:color w:val="188038"/>
                  <w:sz w:val="20"/>
                  <w:szCs w:val="20"/>
                </w:rPr>
                <w:t>malawi</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nyasaland</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malaysia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malay</w:t>
              </w:r>
              <w:proofErr w:type="spellEnd"/>
              <w:r>
                <w:rPr>
                  <w:rFonts w:ascii="Roboto" w:eastAsia="Roboto" w:hAnsi="Roboto" w:cs="Roboto"/>
                  <w:color w:val="188038"/>
                  <w:sz w:val="20"/>
                  <w:szCs w:val="20"/>
                </w:rPr>
                <w:t xml:space="preserve"> federation" OR "</w:t>
              </w:r>
              <w:proofErr w:type="spellStart"/>
              <w:r>
                <w:rPr>
                  <w:rFonts w:ascii="Roboto" w:eastAsia="Roboto" w:hAnsi="Roboto" w:cs="Roboto"/>
                  <w:color w:val="188038"/>
                  <w:sz w:val="20"/>
                  <w:szCs w:val="20"/>
                </w:rPr>
                <w:t>malaya</w:t>
              </w:r>
              <w:proofErr w:type="spellEnd"/>
              <w:r>
                <w:rPr>
                  <w:rFonts w:ascii="Roboto" w:eastAsia="Roboto" w:hAnsi="Roboto" w:cs="Roboto"/>
                  <w:color w:val="188038"/>
                  <w:sz w:val="20"/>
                  <w:szCs w:val="20"/>
                </w:rPr>
                <w:t xml:space="preserve"> federation" OR </w:t>
              </w:r>
              <w:proofErr w:type="spellStart"/>
              <w:r>
                <w:rPr>
                  <w:rFonts w:ascii="Roboto" w:eastAsia="Roboto" w:hAnsi="Roboto" w:cs="Roboto"/>
                  <w:color w:val="188038"/>
                  <w:sz w:val="20"/>
                  <w:szCs w:val="20"/>
                </w:rPr>
                <w:t>maldives</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mali</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malta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micronesia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kiribati</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marshall</w:t>
              </w:r>
              <w:proofErr w:type="spellEnd"/>
              <w:r>
                <w:rPr>
                  <w:rFonts w:ascii="Roboto" w:eastAsia="Roboto" w:hAnsi="Roboto" w:cs="Roboto"/>
                  <w:color w:val="188038"/>
                  <w:sz w:val="20"/>
                  <w:szCs w:val="20"/>
                </w:rPr>
                <w:t xml:space="preserve"> islands" OR </w:t>
              </w:r>
              <w:proofErr w:type="spellStart"/>
              <w:r>
                <w:rPr>
                  <w:rFonts w:ascii="Roboto" w:eastAsia="Roboto" w:hAnsi="Roboto" w:cs="Roboto"/>
                  <w:color w:val="188038"/>
                  <w:sz w:val="20"/>
                  <w:szCs w:val="20"/>
                </w:rPr>
                <w:t>nauru</w:t>
              </w:r>
              <w:proofErr w:type="spellEnd"/>
              <w:r>
                <w:rPr>
                  <w:rFonts w:ascii="Roboto" w:eastAsia="Roboto" w:hAnsi="Roboto" w:cs="Roboto"/>
                  <w:color w:val="188038"/>
                  <w:sz w:val="20"/>
                  <w:szCs w:val="20"/>
                </w:rPr>
                <w:t xml:space="preserve"> OR "northern </w:t>
              </w:r>
              <w:proofErr w:type="spellStart"/>
              <w:r>
                <w:rPr>
                  <w:rFonts w:ascii="Roboto" w:eastAsia="Roboto" w:hAnsi="Roboto" w:cs="Roboto"/>
                  <w:color w:val="188038"/>
                  <w:sz w:val="20"/>
                  <w:szCs w:val="20"/>
                </w:rPr>
                <w:t>mariana</w:t>
              </w:r>
              <w:proofErr w:type="spellEnd"/>
              <w:r>
                <w:rPr>
                  <w:rFonts w:ascii="Roboto" w:eastAsia="Roboto" w:hAnsi="Roboto" w:cs="Roboto"/>
                  <w:color w:val="188038"/>
                  <w:sz w:val="20"/>
                  <w:szCs w:val="20"/>
                </w:rPr>
                <w:t xml:space="preserve"> islands" OR </w:t>
              </w:r>
              <w:proofErr w:type="spellStart"/>
              <w:r>
                <w:rPr>
                  <w:rFonts w:ascii="Roboto" w:eastAsia="Roboto" w:hAnsi="Roboto" w:cs="Roboto"/>
                  <w:color w:val="188038"/>
                  <w:sz w:val="20"/>
                  <w:szCs w:val="20"/>
                </w:rPr>
                <w:t>palau</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tuvalu</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mauritania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mauritius</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mexico</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moldova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mongolia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montenegro</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morocco</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ifni</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mozambique</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portuguese</w:t>
              </w:r>
              <w:proofErr w:type="spellEnd"/>
              <w:r>
                <w:rPr>
                  <w:rFonts w:ascii="Roboto" w:eastAsia="Roboto" w:hAnsi="Roboto" w:cs="Roboto"/>
                  <w:color w:val="188038"/>
                  <w:sz w:val="20"/>
                  <w:szCs w:val="20"/>
                </w:rPr>
                <w:t xml:space="preserve"> east </w:t>
              </w:r>
              <w:proofErr w:type="spellStart"/>
              <w:r>
                <w:rPr>
                  <w:rFonts w:ascii="Roboto" w:eastAsia="Roboto" w:hAnsi="Roboto" w:cs="Roboto"/>
                  <w:color w:val="188038"/>
                  <w:sz w:val="20"/>
                  <w:szCs w:val="20"/>
                </w:rPr>
                <w:t>africa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myanmar</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burma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namibia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nepal</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netherlands</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antilles</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nicaragua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niger</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nigeria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oman</w:t>
              </w:r>
              <w:proofErr w:type="spellEnd"/>
              <w:r>
                <w:rPr>
                  <w:rFonts w:ascii="Roboto" w:eastAsia="Roboto" w:hAnsi="Roboto" w:cs="Roboto"/>
                  <w:color w:val="188038"/>
                  <w:sz w:val="20"/>
                  <w:szCs w:val="20"/>
                </w:rPr>
                <w:t xml:space="preserve"> OR muscat OR </w:t>
              </w:r>
              <w:proofErr w:type="spellStart"/>
              <w:r>
                <w:rPr>
                  <w:rFonts w:ascii="Roboto" w:eastAsia="Roboto" w:hAnsi="Roboto" w:cs="Roboto"/>
                  <w:color w:val="188038"/>
                  <w:sz w:val="20"/>
                  <w:szCs w:val="20"/>
                </w:rPr>
                <w:t>pakistan</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panama</w:t>
              </w:r>
              <w:proofErr w:type="spellEnd"/>
              <w:r>
                <w:rPr>
                  <w:rFonts w:ascii="Roboto" w:eastAsia="Roboto" w:hAnsi="Roboto" w:cs="Roboto"/>
                  <w:color w:val="188038"/>
                  <w:sz w:val="20"/>
                  <w:szCs w:val="20"/>
                </w:rPr>
                <w:t xml:space="preserve"> OR "new guinea" OR </w:t>
              </w:r>
              <w:proofErr w:type="spellStart"/>
              <w:r>
                <w:rPr>
                  <w:rFonts w:ascii="Roboto" w:eastAsia="Roboto" w:hAnsi="Roboto" w:cs="Roboto"/>
                  <w:color w:val="188038"/>
                  <w:sz w:val="20"/>
                  <w:szCs w:val="20"/>
                </w:rPr>
                <w:t>paraguay</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peru</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philippines</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philipines</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phillipines</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phillippines</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poland</w:t>
              </w:r>
              <w:proofErr w:type="spellEnd"/>
              <w:r>
                <w:rPr>
                  <w:rFonts w:ascii="Roboto" w:eastAsia="Roboto" w:hAnsi="Roboto" w:cs="Roboto"/>
                  <w:color w:val="188038"/>
                  <w:sz w:val="20"/>
                  <w:szCs w:val="20"/>
                </w:rPr>
                <w:t xml:space="preserve"> OR "polish people's republic" OR </w:t>
              </w:r>
              <w:proofErr w:type="spellStart"/>
              <w:r>
                <w:rPr>
                  <w:rFonts w:ascii="Roboto" w:eastAsia="Roboto" w:hAnsi="Roboto" w:cs="Roboto"/>
                  <w:color w:val="188038"/>
                  <w:sz w:val="20"/>
                  <w:szCs w:val="20"/>
                </w:rPr>
                <w:t>portugal</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portuguese</w:t>
              </w:r>
              <w:proofErr w:type="spellEnd"/>
              <w:r>
                <w:rPr>
                  <w:rFonts w:ascii="Roboto" w:eastAsia="Roboto" w:hAnsi="Roboto" w:cs="Roboto"/>
                  <w:color w:val="188038"/>
                  <w:sz w:val="20"/>
                  <w:szCs w:val="20"/>
                </w:rPr>
                <w:t xml:space="preserve"> republic" OR "</w:t>
              </w:r>
              <w:proofErr w:type="spellStart"/>
              <w:r>
                <w:rPr>
                  <w:rFonts w:ascii="Roboto" w:eastAsia="Roboto" w:hAnsi="Roboto" w:cs="Roboto"/>
                  <w:color w:val="188038"/>
                  <w:sz w:val="20"/>
                  <w:szCs w:val="20"/>
                </w:rPr>
                <w:t>puerto</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rico</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romania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russia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russian</w:t>
              </w:r>
              <w:proofErr w:type="spellEnd"/>
              <w:r>
                <w:rPr>
                  <w:rFonts w:ascii="Roboto" w:eastAsia="Roboto" w:hAnsi="Roboto" w:cs="Roboto"/>
                  <w:color w:val="188038"/>
                  <w:sz w:val="20"/>
                  <w:szCs w:val="20"/>
                </w:rPr>
                <w:t xml:space="preserve"> federation" OR </w:t>
              </w:r>
              <w:proofErr w:type="spellStart"/>
              <w:r>
                <w:rPr>
                  <w:rFonts w:ascii="Roboto" w:eastAsia="Roboto" w:hAnsi="Roboto" w:cs="Roboto"/>
                  <w:color w:val="188038"/>
                  <w:sz w:val="20"/>
                  <w:szCs w:val="20"/>
                </w:rPr>
                <w:t>ussr</w:t>
              </w:r>
              <w:proofErr w:type="spellEnd"/>
              <w:r>
                <w:rPr>
                  <w:rFonts w:ascii="Roboto" w:eastAsia="Roboto" w:hAnsi="Roboto" w:cs="Roboto"/>
                  <w:color w:val="188038"/>
                  <w:sz w:val="20"/>
                  <w:szCs w:val="20"/>
                </w:rPr>
                <w:t xml:space="preserve"> OR "soviet union" OR "union of soviet socialist republics" OR </w:t>
              </w:r>
              <w:proofErr w:type="spellStart"/>
              <w:r>
                <w:rPr>
                  <w:rFonts w:ascii="Roboto" w:eastAsia="Roboto" w:hAnsi="Roboto" w:cs="Roboto"/>
                  <w:color w:val="188038"/>
                  <w:sz w:val="20"/>
                  <w:szCs w:val="20"/>
                </w:rPr>
                <w:t>rwanda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ruanda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samoa</w:t>
              </w:r>
              <w:proofErr w:type="spellEnd"/>
              <w:r>
                <w:rPr>
                  <w:rFonts w:ascii="Roboto" w:eastAsia="Roboto" w:hAnsi="Roboto" w:cs="Roboto"/>
                  <w:color w:val="188038"/>
                  <w:sz w:val="20"/>
                  <w:szCs w:val="20"/>
                </w:rPr>
                <w:t xml:space="preserve"> OR "pacific islands" OR </w:t>
              </w:r>
              <w:proofErr w:type="spellStart"/>
              <w:r>
                <w:rPr>
                  <w:rFonts w:ascii="Roboto" w:eastAsia="Roboto" w:hAnsi="Roboto" w:cs="Roboto"/>
                  <w:color w:val="188038"/>
                  <w:sz w:val="20"/>
                  <w:szCs w:val="20"/>
                </w:rPr>
                <w:t>polynesia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samoan</w:t>
              </w:r>
              <w:proofErr w:type="spellEnd"/>
              <w:r>
                <w:rPr>
                  <w:rFonts w:ascii="Roboto" w:eastAsia="Roboto" w:hAnsi="Roboto" w:cs="Roboto"/>
                  <w:color w:val="188038"/>
                  <w:sz w:val="20"/>
                  <w:szCs w:val="20"/>
                </w:rPr>
                <w:t xml:space="preserve"> islands" OR "navigator island" OR "navigator islands" OR "</w:t>
              </w:r>
              <w:proofErr w:type="spellStart"/>
              <w:r>
                <w:rPr>
                  <w:rFonts w:ascii="Roboto" w:eastAsia="Roboto" w:hAnsi="Roboto" w:cs="Roboto"/>
                  <w:color w:val="188038"/>
                  <w:sz w:val="20"/>
                  <w:szCs w:val="20"/>
                </w:rPr>
                <w:t>sao</w:t>
              </w:r>
              <w:proofErr w:type="spellEnd"/>
              <w:r>
                <w:rPr>
                  <w:rFonts w:ascii="Roboto" w:eastAsia="Roboto" w:hAnsi="Roboto" w:cs="Roboto"/>
                  <w:color w:val="188038"/>
                  <w:sz w:val="20"/>
                  <w:szCs w:val="20"/>
                </w:rPr>
                <w:t xml:space="preserve"> tome and </w:t>
              </w:r>
              <w:proofErr w:type="spellStart"/>
              <w:r>
                <w:rPr>
                  <w:rFonts w:ascii="Roboto" w:eastAsia="Roboto" w:hAnsi="Roboto" w:cs="Roboto"/>
                  <w:color w:val="188038"/>
                  <w:sz w:val="20"/>
                  <w:szCs w:val="20"/>
                </w:rPr>
                <w:t>principe</w:t>
              </w:r>
              <w:proofErr w:type="spellEnd"/>
              <w:r>
                <w:rPr>
                  <w:rFonts w:ascii="Roboto" w:eastAsia="Roboto" w:hAnsi="Roboto" w:cs="Roboto"/>
                  <w:color w:val="188038"/>
                  <w:sz w:val="20"/>
                  <w:szCs w:val="20"/>
                </w:rPr>
                <w:t>" OR "</w:t>
              </w:r>
              <w:proofErr w:type="spellStart"/>
              <w:r>
                <w:rPr>
                  <w:rFonts w:ascii="Roboto" w:eastAsia="Roboto" w:hAnsi="Roboto" w:cs="Roboto"/>
                  <w:color w:val="188038"/>
                  <w:sz w:val="20"/>
                  <w:szCs w:val="20"/>
                </w:rPr>
                <w:t>saudi</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arabia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senegal</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serbia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seychelles</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sierra</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leone</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slovakia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slovak</w:t>
              </w:r>
              <w:proofErr w:type="spellEnd"/>
              <w:r>
                <w:rPr>
                  <w:rFonts w:ascii="Roboto" w:eastAsia="Roboto" w:hAnsi="Roboto" w:cs="Roboto"/>
                  <w:color w:val="188038"/>
                  <w:sz w:val="20"/>
                  <w:szCs w:val="20"/>
                </w:rPr>
                <w:t xml:space="preserve"> republic" OR </w:t>
              </w:r>
              <w:proofErr w:type="spellStart"/>
              <w:r>
                <w:rPr>
                  <w:rFonts w:ascii="Roboto" w:eastAsia="Roboto" w:hAnsi="Roboto" w:cs="Roboto"/>
                  <w:color w:val="188038"/>
                  <w:sz w:val="20"/>
                  <w:szCs w:val="20"/>
                </w:rPr>
                <w:t>slovenia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melanesia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solomon</w:t>
              </w:r>
              <w:proofErr w:type="spellEnd"/>
              <w:r>
                <w:rPr>
                  <w:rFonts w:ascii="Roboto" w:eastAsia="Roboto" w:hAnsi="Roboto" w:cs="Roboto"/>
                  <w:color w:val="188038"/>
                  <w:sz w:val="20"/>
                  <w:szCs w:val="20"/>
                </w:rPr>
                <w:t xml:space="preserve"> island" OR "</w:t>
              </w:r>
              <w:proofErr w:type="spellStart"/>
              <w:r>
                <w:rPr>
                  <w:rFonts w:ascii="Roboto" w:eastAsia="Roboto" w:hAnsi="Roboto" w:cs="Roboto"/>
                  <w:color w:val="188038"/>
                  <w:sz w:val="20"/>
                  <w:szCs w:val="20"/>
                </w:rPr>
                <w:t>solomon</w:t>
              </w:r>
              <w:proofErr w:type="spellEnd"/>
              <w:r>
                <w:rPr>
                  <w:rFonts w:ascii="Roboto" w:eastAsia="Roboto" w:hAnsi="Roboto" w:cs="Roboto"/>
                  <w:color w:val="188038"/>
                  <w:sz w:val="20"/>
                  <w:szCs w:val="20"/>
                </w:rPr>
                <w:t xml:space="preserve"> islands" OR "</w:t>
              </w:r>
              <w:proofErr w:type="spellStart"/>
              <w:r>
                <w:rPr>
                  <w:rFonts w:ascii="Roboto" w:eastAsia="Roboto" w:hAnsi="Roboto" w:cs="Roboto"/>
                  <w:color w:val="188038"/>
                  <w:sz w:val="20"/>
                  <w:szCs w:val="20"/>
                </w:rPr>
                <w:t>norfolk</w:t>
              </w:r>
              <w:proofErr w:type="spellEnd"/>
              <w:r>
                <w:rPr>
                  <w:rFonts w:ascii="Roboto" w:eastAsia="Roboto" w:hAnsi="Roboto" w:cs="Roboto"/>
                  <w:color w:val="188038"/>
                  <w:sz w:val="20"/>
                  <w:szCs w:val="20"/>
                </w:rPr>
                <w:t xml:space="preserve"> island" OR "</w:t>
              </w:r>
              <w:proofErr w:type="spellStart"/>
              <w:r>
                <w:rPr>
                  <w:rFonts w:ascii="Roboto" w:eastAsia="Roboto" w:hAnsi="Roboto" w:cs="Roboto"/>
                  <w:color w:val="188038"/>
                  <w:sz w:val="20"/>
                  <w:szCs w:val="20"/>
                </w:rPr>
                <w:t>norfolk</w:t>
              </w:r>
              <w:proofErr w:type="spellEnd"/>
              <w:r>
                <w:rPr>
                  <w:rFonts w:ascii="Roboto" w:eastAsia="Roboto" w:hAnsi="Roboto" w:cs="Roboto"/>
                  <w:color w:val="188038"/>
                  <w:sz w:val="20"/>
                  <w:szCs w:val="20"/>
                </w:rPr>
                <w:t xml:space="preserve"> islands" OR </w:t>
              </w:r>
              <w:proofErr w:type="spellStart"/>
              <w:r>
                <w:rPr>
                  <w:rFonts w:ascii="Roboto" w:eastAsia="Roboto" w:hAnsi="Roboto" w:cs="Roboto"/>
                  <w:color w:val="188038"/>
                  <w:sz w:val="20"/>
                  <w:szCs w:val="20"/>
                </w:rPr>
                <w:t>somalia</w:t>
              </w:r>
              <w:proofErr w:type="spellEnd"/>
              <w:r>
                <w:rPr>
                  <w:rFonts w:ascii="Roboto" w:eastAsia="Roboto" w:hAnsi="Roboto" w:cs="Roboto"/>
                  <w:color w:val="188038"/>
                  <w:sz w:val="20"/>
                  <w:szCs w:val="20"/>
                </w:rPr>
                <w:t xml:space="preserve"> OR "south </w:t>
              </w:r>
              <w:proofErr w:type="spellStart"/>
              <w:r>
                <w:rPr>
                  <w:rFonts w:ascii="Roboto" w:eastAsia="Roboto" w:hAnsi="Roboto" w:cs="Roboto"/>
                  <w:color w:val="188038"/>
                  <w:sz w:val="20"/>
                  <w:szCs w:val="20"/>
                </w:rPr>
                <w:t>africa</w:t>
              </w:r>
              <w:proofErr w:type="spellEnd"/>
              <w:r>
                <w:rPr>
                  <w:rFonts w:ascii="Roboto" w:eastAsia="Roboto" w:hAnsi="Roboto" w:cs="Roboto"/>
                  <w:color w:val="188038"/>
                  <w:sz w:val="20"/>
                  <w:szCs w:val="20"/>
                </w:rPr>
                <w:t>" OR "</w:t>
              </w:r>
              <w:proofErr w:type="spellStart"/>
              <w:r>
                <w:rPr>
                  <w:rFonts w:ascii="Roboto" w:eastAsia="Roboto" w:hAnsi="Roboto" w:cs="Roboto"/>
                  <w:color w:val="188038"/>
                  <w:sz w:val="20"/>
                  <w:szCs w:val="20"/>
                </w:rPr>
                <w:t>sri</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lanka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ceylon</w:t>
              </w:r>
              <w:proofErr w:type="spellEnd"/>
              <w:r>
                <w:rPr>
                  <w:rFonts w:ascii="Roboto" w:eastAsia="Roboto" w:hAnsi="Roboto" w:cs="Roboto"/>
                  <w:color w:val="188038"/>
                  <w:sz w:val="20"/>
                  <w:szCs w:val="20"/>
                </w:rPr>
                <w:t xml:space="preserve"> OR "saint </w:t>
              </w:r>
              <w:proofErr w:type="spellStart"/>
              <w:r>
                <w:rPr>
                  <w:rFonts w:ascii="Roboto" w:eastAsia="Roboto" w:hAnsi="Roboto" w:cs="Roboto"/>
                  <w:color w:val="188038"/>
                  <w:sz w:val="20"/>
                  <w:szCs w:val="20"/>
                </w:rPr>
                <w:t>kitts</w:t>
              </w:r>
              <w:proofErr w:type="spellEnd"/>
              <w:r>
                <w:rPr>
                  <w:rFonts w:ascii="Roboto" w:eastAsia="Roboto" w:hAnsi="Roboto" w:cs="Roboto"/>
                  <w:color w:val="188038"/>
                  <w:sz w:val="20"/>
                  <w:szCs w:val="20"/>
                </w:rPr>
                <w:t xml:space="preserve"> and </w:t>
              </w:r>
              <w:proofErr w:type="spellStart"/>
              <w:r>
                <w:rPr>
                  <w:rFonts w:ascii="Roboto" w:eastAsia="Roboto" w:hAnsi="Roboto" w:cs="Roboto"/>
                  <w:color w:val="188038"/>
                  <w:sz w:val="20"/>
                  <w:szCs w:val="20"/>
                </w:rPr>
                <w:lastRenderedPageBreak/>
                <w:t>nevis</w:t>
              </w:r>
              <w:proofErr w:type="spellEnd"/>
              <w:r>
                <w:rPr>
                  <w:rFonts w:ascii="Roboto" w:eastAsia="Roboto" w:hAnsi="Roboto" w:cs="Roboto"/>
                  <w:color w:val="188038"/>
                  <w:sz w:val="20"/>
                  <w:szCs w:val="20"/>
                </w:rPr>
                <w:t>" OR "</w:t>
              </w:r>
              <w:proofErr w:type="spellStart"/>
              <w:r>
                <w:rPr>
                  <w:rFonts w:ascii="Roboto" w:eastAsia="Roboto" w:hAnsi="Roboto" w:cs="Roboto"/>
                  <w:color w:val="188038"/>
                  <w:sz w:val="20"/>
                  <w:szCs w:val="20"/>
                </w:rPr>
                <w:t>st.</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kitts</w:t>
              </w:r>
              <w:proofErr w:type="spellEnd"/>
              <w:r>
                <w:rPr>
                  <w:rFonts w:ascii="Roboto" w:eastAsia="Roboto" w:hAnsi="Roboto" w:cs="Roboto"/>
                  <w:color w:val="188038"/>
                  <w:sz w:val="20"/>
                  <w:szCs w:val="20"/>
                </w:rPr>
                <w:t xml:space="preserve"> and </w:t>
              </w:r>
              <w:proofErr w:type="spellStart"/>
              <w:r>
                <w:rPr>
                  <w:rFonts w:ascii="Roboto" w:eastAsia="Roboto" w:hAnsi="Roboto" w:cs="Roboto"/>
                  <w:color w:val="188038"/>
                  <w:sz w:val="20"/>
                  <w:szCs w:val="20"/>
                </w:rPr>
                <w:t>nevis</w:t>
              </w:r>
              <w:proofErr w:type="spellEnd"/>
              <w:r>
                <w:rPr>
                  <w:rFonts w:ascii="Roboto" w:eastAsia="Roboto" w:hAnsi="Roboto" w:cs="Roboto"/>
                  <w:color w:val="188038"/>
                  <w:sz w:val="20"/>
                  <w:szCs w:val="20"/>
                </w:rPr>
                <w:t xml:space="preserve">" OR "saint </w:t>
              </w:r>
              <w:proofErr w:type="spellStart"/>
              <w:r>
                <w:rPr>
                  <w:rFonts w:ascii="Roboto" w:eastAsia="Roboto" w:hAnsi="Roboto" w:cs="Roboto"/>
                  <w:color w:val="188038"/>
                  <w:sz w:val="20"/>
                  <w:szCs w:val="20"/>
                </w:rPr>
                <w:t>lucia</w:t>
              </w:r>
              <w:proofErr w:type="spellEnd"/>
              <w:r>
                <w:rPr>
                  <w:rFonts w:ascii="Roboto" w:eastAsia="Roboto" w:hAnsi="Roboto" w:cs="Roboto"/>
                  <w:color w:val="188038"/>
                  <w:sz w:val="20"/>
                  <w:szCs w:val="20"/>
                </w:rPr>
                <w:t>" OR "</w:t>
              </w:r>
              <w:proofErr w:type="spellStart"/>
              <w:r>
                <w:rPr>
                  <w:rFonts w:ascii="Roboto" w:eastAsia="Roboto" w:hAnsi="Roboto" w:cs="Roboto"/>
                  <w:color w:val="188038"/>
                  <w:sz w:val="20"/>
                  <w:szCs w:val="20"/>
                </w:rPr>
                <w:t>st.</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lucia</w:t>
              </w:r>
              <w:proofErr w:type="spellEnd"/>
              <w:r>
                <w:rPr>
                  <w:rFonts w:ascii="Roboto" w:eastAsia="Roboto" w:hAnsi="Roboto" w:cs="Roboto"/>
                  <w:color w:val="188038"/>
                  <w:sz w:val="20"/>
                  <w:szCs w:val="20"/>
                </w:rPr>
                <w:t xml:space="preserve">" OR "saint </w:t>
              </w:r>
              <w:proofErr w:type="spellStart"/>
              <w:r>
                <w:rPr>
                  <w:rFonts w:ascii="Roboto" w:eastAsia="Roboto" w:hAnsi="Roboto" w:cs="Roboto"/>
                  <w:color w:val="188038"/>
                  <w:sz w:val="20"/>
                  <w:szCs w:val="20"/>
                </w:rPr>
                <w:t>vincent</w:t>
              </w:r>
              <w:proofErr w:type="spellEnd"/>
              <w:r>
                <w:rPr>
                  <w:rFonts w:ascii="Roboto" w:eastAsia="Roboto" w:hAnsi="Roboto" w:cs="Roboto"/>
                  <w:color w:val="188038"/>
                  <w:sz w:val="20"/>
                  <w:szCs w:val="20"/>
                </w:rPr>
                <w:t xml:space="preserve"> and the grenadines" OR "saint </w:t>
              </w:r>
              <w:proofErr w:type="spellStart"/>
              <w:r>
                <w:rPr>
                  <w:rFonts w:ascii="Roboto" w:eastAsia="Roboto" w:hAnsi="Roboto" w:cs="Roboto"/>
                  <w:color w:val="188038"/>
                  <w:sz w:val="20"/>
                  <w:szCs w:val="20"/>
                </w:rPr>
                <w:t>vincent</w:t>
              </w:r>
              <w:proofErr w:type="spellEnd"/>
              <w:r>
                <w:rPr>
                  <w:rFonts w:ascii="Roboto" w:eastAsia="Roboto" w:hAnsi="Roboto" w:cs="Roboto"/>
                  <w:color w:val="188038"/>
                  <w:sz w:val="20"/>
                  <w:szCs w:val="20"/>
                </w:rPr>
                <w:t>" OR "</w:t>
              </w:r>
              <w:proofErr w:type="spellStart"/>
              <w:r>
                <w:rPr>
                  <w:rFonts w:ascii="Roboto" w:eastAsia="Roboto" w:hAnsi="Roboto" w:cs="Roboto"/>
                  <w:color w:val="188038"/>
                  <w:sz w:val="20"/>
                  <w:szCs w:val="20"/>
                </w:rPr>
                <w:t>st.</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vincent</w:t>
              </w:r>
              <w:proofErr w:type="spellEnd"/>
              <w:r>
                <w:rPr>
                  <w:rFonts w:ascii="Roboto" w:eastAsia="Roboto" w:hAnsi="Roboto" w:cs="Roboto"/>
                  <w:color w:val="188038"/>
                  <w:sz w:val="20"/>
                  <w:szCs w:val="20"/>
                </w:rPr>
                <w:t xml:space="preserve">" OR grenadines OR </w:t>
              </w:r>
              <w:proofErr w:type="spellStart"/>
              <w:r>
                <w:rPr>
                  <w:rFonts w:ascii="Roboto" w:eastAsia="Roboto" w:hAnsi="Roboto" w:cs="Roboto"/>
                  <w:color w:val="188038"/>
                  <w:sz w:val="20"/>
                  <w:szCs w:val="20"/>
                </w:rPr>
                <w:t>sudan</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suriname</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surinam</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dutch</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guiana</w:t>
              </w:r>
              <w:proofErr w:type="spellEnd"/>
              <w:r>
                <w:rPr>
                  <w:rFonts w:ascii="Roboto" w:eastAsia="Roboto" w:hAnsi="Roboto" w:cs="Roboto"/>
                  <w:color w:val="188038"/>
                  <w:sz w:val="20"/>
                  <w:szCs w:val="20"/>
                </w:rPr>
                <w:t>" OR "</w:t>
              </w:r>
              <w:proofErr w:type="spellStart"/>
              <w:r>
                <w:rPr>
                  <w:rFonts w:ascii="Roboto" w:eastAsia="Roboto" w:hAnsi="Roboto" w:cs="Roboto"/>
                  <w:color w:val="188038"/>
                  <w:sz w:val="20"/>
                  <w:szCs w:val="20"/>
                </w:rPr>
                <w:t>netherlands</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guiana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syria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syrian</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arab</w:t>
              </w:r>
              <w:proofErr w:type="spellEnd"/>
              <w:r>
                <w:rPr>
                  <w:rFonts w:ascii="Roboto" w:eastAsia="Roboto" w:hAnsi="Roboto" w:cs="Roboto"/>
                  <w:color w:val="188038"/>
                  <w:sz w:val="20"/>
                  <w:szCs w:val="20"/>
                </w:rPr>
                <w:t xml:space="preserve"> republic" OR </w:t>
              </w:r>
              <w:proofErr w:type="spellStart"/>
              <w:r>
                <w:rPr>
                  <w:rFonts w:ascii="Roboto" w:eastAsia="Roboto" w:hAnsi="Roboto" w:cs="Roboto"/>
                  <w:color w:val="188038"/>
                  <w:sz w:val="20"/>
                  <w:szCs w:val="20"/>
                </w:rPr>
                <w:t>tajikistan</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tadjikistan</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tadzhikistan</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tanzania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tanganyika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thailand</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siam</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timor</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leste</w:t>
              </w:r>
              <w:proofErr w:type="spellEnd"/>
              <w:r>
                <w:rPr>
                  <w:rFonts w:ascii="Roboto" w:eastAsia="Roboto" w:hAnsi="Roboto" w:cs="Roboto"/>
                  <w:color w:val="188038"/>
                  <w:sz w:val="20"/>
                  <w:szCs w:val="20"/>
                </w:rPr>
                <w:t xml:space="preserve">" OR "east </w:t>
              </w:r>
              <w:proofErr w:type="spellStart"/>
              <w:r>
                <w:rPr>
                  <w:rFonts w:ascii="Roboto" w:eastAsia="Roboto" w:hAnsi="Roboto" w:cs="Roboto"/>
                  <w:color w:val="188038"/>
                  <w:sz w:val="20"/>
                  <w:szCs w:val="20"/>
                </w:rPr>
                <w:t>timor</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togo</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togolese</w:t>
              </w:r>
              <w:proofErr w:type="spellEnd"/>
              <w:r>
                <w:rPr>
                  <w:rFonts w:ascii="Roboto" w:eastAsia="Roboto" w:hAnsi="Roboto" w:cs="Roboto"/>
                  <w:color w:val="188038"/>
                  <w:sz w:val="20"/>
                  <w:szCs w:val="20"/>
                </w:rPr>
                <w:t xml:space="preserve"> republic" OR </w:t>
              </w:r>
              <w:proofErr w:type="spellStart"/>
              <w:r>
                <w:rPr>
                  <w:rFonts w:ascii="Roboto" w:eastAsia="Roboto" w:hAnsi="Roboto" w:cs="Roboto"/>
                  <w:color w:val="188038"/>
                  <w:sz w:val="20"/>
                  <w:szCs w:val="20"/>
                </w:rPr>
                <w:t>tonga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trinidad</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tobago</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tunisia</w:t>
              </w:r>
              <w:proofErr w:type="spellEnd"/>
              <w:r>
                <w:rPr>
                  <w:rFonts w:ascii="Roboto" w:eastAsia="Roboto" w:hAnsi="Roboto" w:cs="Roboto"/>
                  <w:color w:val="188038"/>
                  <w:sz w:val="20"/>
                  <w:szCs w:val="20"/>
                </w:rPr>
                <w:t xml:space="preserve"> OR turkey OR </w:t>
              </w:r>
              <w:proofErr w:type="spellStart"/>
              <w:r>
                <w:rPr>
                  <w:rFonts w:ascii="Roboto" w:eastAsia="Roboto" w:hAnsi="Roboto" w:cs="Roboto"/>
                  <w:color w:val="188038"/>
                  <w:sz w:val="20"/>
                  <w:szCs w:val="20"/>
                </w:rPr>
                <w:t>turkmenistan</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uganda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ukraine</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uruguay</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uzbekistan</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vanuatu</w:t>
              </w:r>
              <w:proofErr w:type="spellEnd"/>
              <w:r>
                <w:rPr>
                  <w:rFonts w:ascii="Roboto" w:eastAsia="Roboto" w:hAnsi="Roboto" w:cs="Roboto"/>
                  <w:color w:val="188038"/>
                  <w:sz w:val="20"/>
                  <w:szCs w:val="20"/>
                </w:rPr>
                <w:t xml:space="preserve"> OR "new </w:t>
              </w:r>
              <w:proofErr w:type="spellStart"/>
              <w:r>
                <w:rPr>
                  <w:rFonts w:ascii="Roboto" w:eastAsia="Roboto" w:hAnsi="Roboto" w:cs="Roboto"/>
                  <w:color w:val="188038"/>
                  <w:sz w:val="20"/>
                  <w:szCs w:val="20"/>
                </w:rPr>
                <w:t>hebrides</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venezuela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vietnam</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viet</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nam</w:t>
              </w:r>
              <w:proofErr w:type="spellEnd"/>
              <w:r>
                <w:rPr>
                  <w:rFonts w:ascii="Roboto" w:eastAsia="Roboto" w:hAnsi="Roboto" w:cs="Roboto"/>
                  <w:color w:val="188038"/>
                  <w:sz w:val="20"/>
                  <w:szCs w:val="20"/>
                </w:rPr>
                <w:t xml:space="preserve">" OR "west bank" OR </w:t>
              </w:r>
              <w:proofErr w:type="spellStart"/>
              <w:r>
                <w:rPr>
                  <w:rFonts w:ascii="Roboto" w:eastAsia="Roboto" w:hAnsi="Roboto" w:cs="Roboto"/>
                  <w:color w:val="188038"/>
                  <w:sz w:val="20"/>
                  <w:szCs w:val="20"/>
                </w:rPr>
                <w:t>gaza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palestine</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yemen</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yugoslavia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zambia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zimbabwe</w:t>
              </w:r>
              <w:proofErr w:type="spellEnd"/>
              <w:r>
                <w:rPr>
                  <w:rFonts w:ascii="Roboto" w:eastAsia="Roboto" w:hAnsi="Roboto" w:cs="Roboto"/>
                  <w:color w:val="188038"/>
                  <w:sz w:val="20"/>
                  <w:szCs w:val="20"/>
                </w:rPr>
                <w:t xml:space="preserve"> OR "northern </w:t>
              </w:r>
              <w:proofErr w:type="spellStart"/>
              <w:r>
                <w:rPr>
                  <w:rFonts w:ascii="Roboto" w:eastAsia="Roboto" w:hAnsi="Roboto" w:cs="Roboto"/>
                  <w:color w:val="188038"/>
                  <w:sz w:val="20"/>
                  <w:szCs w:val="20"/>
                </w:rPr>
                <w:t>rhodesia</w:t>
              </w:r>
              <w:proofErr w:type="spellEnd"/>
              <w:r>
                <w:rPr>
                  <w:rFonts w:ascii="Roboto" w:eastAsia="Roboto" w:hAnsi="Roboto" w:cs="Roboto"/>
                  <w:color w:val="188038"/>
                  <w:sz w:val="20"/>
                  <w:szCs w:val="20"/>
                </w:rPr>
                <w:t>" OR</w:t>
              </w:r>
            </w:ins>
          </w:p>
          <w:p w14:paraId="7E1B33CB" w14:textId="77777777" w:rsidR="00B64FF2" w:rsidRDefault="00B64FF2" w:rsidP="00C36C87">
            <w:pPr>
              <w:keepNext/>
              <w:pBdr>
                <w:top w:val="nil"/>
                <w:left w:val="nil"/>
                <w:bottom w:val="nil"/>
                <w:right w:val="nil"/>
                <w:between w:val="nil"/>
              </w:pBdr>
              <w:spacing w:before="100" w:after="0" w:line="240" w:lineRule="auto"/>
              <w:rPr>
                <w:ins w:id="303" w:author="Zarrar Khan" w:date="2026-06-17T09:44:00Z" w16du:dateUtc="2026-06-17T04:44:00Z"/>
                <w:b/>
                <w:bCs/>
                <w:color w:val="3C3C3C"/>
                <w:sz w:val="20"/>
                <w:szCs w:val="20"/>
              </w:rPr>
            </w:pPr>
            <w:ins w:id="304" w:author="Zarrar Khan" w:date="2026-06-17T09:44:00Z" w16du:dateUtc="2026-06-17T04:44:00Z">
              <w:r>
                <w:rPr>
                  <w:b/>
                  <w:bCs/>
                  <w:color w:val="3C3C3C"/>
                  <w:sz w:val="20"/>
                  <w:szCs w:val="20"/>
                </w:rPr>
                <w:t>Regions</w:t>
              </w:r>
            </w:ins>
          </w:p>
          <w:p w14:paraId="749EF51E" w14:textId="77777777" w:rsidR="00B64FF2" w:rsidRDefault="00B64FF2" w:rsidP="00C36C87">
            <w:pPr>
              <w:spacing w:before="0" w:after="0" w:line="240" w:lineRule="auto"/>
              <w:rPr>
                <w:ins w:id="305" w:author="Zarrar Khan" w:date="2026-06-17T09:44:00Z" w16du:dateUtc="2026-06-17T04:44:00Z"/>
                <w:rFonts w:ascii="Roboto" w:eastAsia="Roboto" w:hAnsi="Roboto" w:cs="Roboto"/>
                <w:color w:val="188038"/>
                <w:sz w:val="20"/>
                <w:szCs w:val="20"/>
              </w:rPr>
            </w:pPr>
            <w:proofErr w:type="spellStart"/>
            <w:ins w:id="306" w:author="Zarrar Khan" w:date="2026-06-17T09:44:00Z" w16du:dateUtc="2026-06-17T04:44:00Z">
              <w:r>
                <w:rPr>
                  <w:rFonts w:ascii="Roboto" w:eastAsia="Roboto" w:hAnsi="Roboto" w:cs="Roboto"/>
                  <w:color w:val="188038"/>
                  <w:sz w:val="20"/>
                  <w:szCs w:val="20"/>
                </w:rPr>
                <w:t>africa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sub-saharan</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africa</w:t>
              </w:r>
              <w:proofErr w:type="spellEnd"/>
              <w:r>
                <w:rPr>
                  <w:rFonts w:ascii="Roboto" w:eastAsia="Roboto" w:hAnsi="Roboto" w:cs="Roboto"/>
                  <w:color w:val="188038"/>
                  <w:sz w:val="20"/>
                  <w:szCs w:val="20"/>
                </w:rPr>
                <w:t xml:space="preserve">" OR "north </w:t>
              </w:r>
              <w:proofErr w:type="spellStart"/>
              <w:r>
                <w:rPr>
                  <w:rFonts w:ascii="Roboto" w:eastAsia="Roboto" w:hAnsi="Roboto" w:cs="Roboto"/>
                  <w:color w:val="188038"/>
                  <w:sz w:val="20"/>
                  <w:szCs w:val="20"/>
                </w:rPr>
                <w:t>africa</w:t>
              </w:r>
              <w:proofErr w:type="spellEnd"/>
              <w:r>
                <w:rPr>
                  <w:rFonts w:ascii="Roboto" w:eastAsia="Roboto" w:hAnsi="Roboto" w:cs="Roboto"/>
                  <w:color w:val="188038"/>
                  <w:sz w:val="20"/>
                  <w:szCs w:val="20"/>
                </w:rPr>
                <w:t xml:space="preserve">" OR "west </w:t>
              </w:r>
              <w:proofErr w:type="spellStart"/>
              <w:r>
                <w:rPr>
                  <w:rFonts w:ascii="Roboto" w:eastAsia="Roboto" w:hAnsi="Roboto" w:cs="Roboto"/>
                  <w:color w:val="188038"/>
                  <w:sz w:val="20"/>
                  <w:szCs w:val="20"/>
                </w:rPr>
                <w:t>africa</w:t>
              </w:r>
              <w:proofErr w:type="spellEnd"/>
              <w:r>
                <w:rPr>
                  <w:rFonts w:ascii="Roboto" w:eastAsia="Roboto" w:hAnsi="Roboto" w:cs="Roboto"/>
                  <w:color w:val="188038"/>
                  <w:sz w:val="20"/>
                  <w:szCs w:val="20"/>
                </w:rPr>
                <w:t xml:space="preserve">" OR "east </w:t>
              </w:r>
              <w:proofErr w:type="spellStart"/>
              <w:r>
                <w:rPr>
                  <w:rFonts w:ascii="Roboto" w:eastAsia="Roboto" w:hAnsi="Roboto" w:cs="Roboto"/>
                  <w:color w:val="188038"/>
                  <w:sz w:val="20"/>
                  <w:szCs w:val="20"/>
                </w:rPr>
                <w:t>africa</w:t>
              </w:r>
              <w:proofErr w:type="spellEnd"/>
              <w:r>
                <w:rPr>
                  <w:rFonts w:ascii="Roboto" w:eastAsia="Roboto" w:hAnsi="Roboto" w:cs="Roboto"/>
                  <w:color w:val="188038"/>
                  <w:sz w:val="20"/>
                  <w:szCs w:val="20"/>
                </w:rPr>
                <w:t xml:space="preserve">" OR "southern </w:t>
              </w:r>
              <w:proofErr w:type="spellStart"/>
              <w:r>
                <w:rPr>
                  <w:rFonts w:ascii="Roboto" w:eastAsia="Roboto" w:hAnsi="Roboto" w:cs="Roboto"/>
                  <w:color w:val="188038"/>
                  <w:sz w:val="20"/>
                  <w:szCs w:val="20"/>
                </w:rPr>
                <w:t>africa</w:t>
              </w:r>
              <w:proofErr w:type="spellEnd"/>
              <w:r>
                <w:rPr>
                  <w:rFonts w:ascii="Roboto" w:eastAsia="Roboto" w:hAnsi="Roboto" w:cs="Roboto"/>
                  <w:color w:val="188038"/>
                  <w:sz w:val="20"/>
                  <w:szCs w:val="20"/>
                </w:rPr>
                <w:t xml:space="preserve">" OR "central </w:t>
              </w:r>
              <w:proofErr w:type="spellStart"/>
              <w:r>
                <w:rPr>
                  <w:rFonts w:ascii="Roboto" w:eastAsia="Roboto" w:hAnsi="Roboto" w:cs="Roboto"/>
                  <w:color w:val="188038"/>
                  <w:sz w:val="20"/>
                  <w:szCs w:val="20"/>
                </w:rPr>
                <w:t>africa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sahara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magreb</w:t>
              </w:r>
              <w:proofErr w:type="spellEnd"/>
              <w:r>
                <w:rPr>
                  <w:rFonts w:ascii="Roboto" w:eastAsia="Roboto" w:hAnsi="Roboto" w:cs="Roboto"/>
                  <w:color w:val="188038"/>
                  <w:sz w:val="20"/>
                  <w:szCs w:val="20"/>
                </w:rPr>
                <w:t xml:space="preserve"> OR maghrib OR "</w:t>
              </w:r>
              <w:proofErr w:type="spellStart"/>
              <w:r>
                <w:rPr>
                  <w:rFonts w:ascii="Roboto" w:eastAsia="Roboto" w:hAnsi="Roboto" w:cs="Roboto"/>
                  <w:color w:val="188038"/>
                  <w:sz w:val="20"/>
                  <w:szCs w:val="20"/>
                </w:rPr>
                <w:t>latin</w:t>
              </w:r>
              <w:proofErr w:type="spellEnd"/>
              <w:r>
                <w:rPr>
                  <w:rFonts w:ascii="Roboto" w:eastAsia="Roboto" w:hAnsi="Roboto" w:cs="Roboto"/>
                  <w:color w:val="188038"/>
                  <w:sz w:val="20"/>
                  <w:szCs w:val="20"/>
                </w:rPr>
                <w:t xml:space="preserve"> </w:t>
              </w:r>
              <w:proofErr w:type="spellStart"/>
              <w:r>
                <w:rPr>
                  <w:rFonts w:ascii="Roboto" w:eastAsia="Roboto" w:hAnsi="Roboto" w:cs="Roboto"/>
                  <w:color w:val="188038"/>
                  <w:sz w:val="20"/>
                  <w:szCs w:val="20"/>
                </w:rPr>
                <w:t>america</w:t>
              </w:r>
              <w:proofErr w:type="spellEnd"/>
              <w:r>
                <w:rPr>
                  <w:rFonts w:ascii="Roboto" w:eastAsia="Roboto" w:hAnsi="Roboto" w:cs="Roboto"/>
                  <w:color w:val="188038"/>
                  <w:sz w:val="20"/>
                  <w:szCs w:val="20"/>
                </w:rPr>
                <w:t xml:space="preserve">" OR "central </w:t>
              </w:r>
              <w:proofErr w:type="spellStart"/>
              <w:r>
                <w:rPr>
                  <w:rFonts w:ascii="Roboto" w:eastAsia="Roboto" w:hAnsi="Roboto" w:cs="Roboto"/>
                  <w:color w:val="188038"/>
                  <w:sz w:val="20"/>
                  <w:szCs w:val="20"/>
                </w:rPr>
                <w:t>america</w:t>
              </w:r>
              <w:proofErr w:type="spellEnd"/>
              <w:r>
                <w:rPr>
                  <w:rFonts w:ascii="Roboto" w:eastAsia="Roboto" w:hAnsi="Roboto" w:cs="Roboto"/>
                  <w:color w:val="188038"/>
                  <w:sz w:val="20"/>
                  <w:szCs w:val="20"/>
                </w:rPr>
                <w:t xml:space="preserve">" OR "south </w:t>
              </w:r>
              <w:proofErr w:type="spellStart"/>
              <w:r>
                <w:rPr>
                  <w:rFonts w:ascii="Roboto" w:eastAsia="Roboto" w:hAnsi="Roboto" w:cs="Roboto"/>
                  <w:color w:val="188038"/>
                  <w:sz w:val="20"/>
                  <w:szCs w:val="20"/>
                </w:rPr>
                <w:t>america</w:t>
              </w:r>
              <w:proofErr w:type="spellEnd"/>
              <w:r>
                <w:rPr>
                  <w:rFonts w:ascii="Roboto" w:eastAsia="Roboto" w:hAnsi="Roboto" w:cs="Roboto"/>
                  <w:color w:val="188038"/>
                  <w:sz w:val="20"/>
                  <w:szCs w:val="20"/>
                </w:rPr>
                <w:t xml:space="preserve">" OR "south and central </w:t>
              </w:r>
              <w:proofErr w:type="spellStart"/>
              <w:r>
                <w:rPr>
                  <w:rFonts w:ascii="Roboto" w:eastAsia="Roboto" w:hAnsi="Roboto" w:cs="Roboto"/>
                  <w:color w:val="188038"/>
                  <w:sz w:val="20"/>
                  <w:szCs w:val="20"/>
                </w:rPr>
                <w:t>america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caribbean</w:t>
              </w:r>
              <w:proofErr w:type="spellEnd"/>
              <w:r>
                <w:rPr>
                  <w:rFonts w:ascii="Roboto" w:eastAsia="Roboto" w:hAnsi="Roboto" w:cs="Roboto"/>
                  <w:color w:val="188038"/>
                  <w:sz w:val="20"/>
                  <w:szCs w:val="20"/>
                </w:rPr>
                <w:t xml:space="preserve"> OR "west indies" OR "middle east" OR </w:t>
              </w:r>
              <w:proofErr w:type="spellStart"/>
              <w:r>
                <w:rPr>
                  <w:rFonts w:ascii="Roboto" w:eastAsia="Roboto" w:hAnsi="Roboto" w:cs="Roboto"/>
                  <w:color w:val="188038"/>
                  <w:sz w:val="20"/>
                  <w:szCs w:val="20"/>
                </w:rPr>
                <w:t>mena</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asia</w:t>
              </w:r>
              <w:proofErr w:type="spellEnd"/>
              <w:r>
                <w:rPr>
                  <w:rFonts w:ascii="Roboto" w:eastAsia="Roboto" w:hAnsi="Roboto" w:cs="Roboto"/>
                  <w:color w:val="188038"/>
                  <w:sz w:val="20"/>
                  <w:szCs w:val="20"/>
                </w:rPr>
                <w:t xml:space="preserve"> OR "central </w:t>
              </w:r>
              <w:proofErr w:type="spellStart"/>
              <w:r>
                <w:rPr>
                  <w:rFonts w:ascii="Roboto" w:eastAsia="Roboto" w:hAnsi="Roboto" w:cs="Roboto"/>
                  <w:color w:val="188038"/>
                  <w:sz w:val="20"/>
                  <w:szCs w:val="20"/>
                </w:rPr>
                <w:t>asia</w:t>
              </w:r>
              <w:proofErr w:type="spellEnd"/>
              <w:r>
                <w:rPr>
                  <w:rFonts w:ascii="Roboto" w:eastAsia="Roboto" w:hAnsi="Roboto" w:cs="Roboto"/>
                  <w:color w:val="188038"/>
                  <w:sz w:val="20"/>
                  <w:szCs w:val="20"/>
                </w:rPr>
                <w:t xml:space="preserve">" OR "east </w:t>
              </w:r>
              <w:proofErr w:type="spellStart"/>
              <w:r>
                <w:rPr>
                  <w:rFonts w:ascii="Roboto" w:eastAsia="Roboto" w:hAnsi="Roboto" w:cs="Roboto"/>
                  <w:color w:val="188038"/>
                  <w:sz w:val="20"/>
                  <w:szCs w:val="20"/>
                </w:rPr>
                <w:t>asia</w:t>
              </w:r>
              <w:proofErr w:type="spellEnd"/>
              <w:r>
                <w:rPr>
                  <w:rFonts w:ascii="Roboto" w:eastAsia="Roboto" w:hAnsi="Roboto" w:cs="Roboto"/>
                  <w:color w:val="188038"/>
                  <w:sz w:val="20"/>
                  <w:szCs w:val="20"/>
                </w:rPr>
                <w:t xml:space="preserve">" OR "south </w:t>
              </w:r>
              <w:proofErr w:type="spellStart"/>
              <w:r>
                <w:rPr>
                  <w:rFonts w:ascii="Roboto" w:eastAsia="Roboto" w:hAnsi="Roboto" w:cs="Roboto"/>
                  <w:color w:val="188038"/>
                  <w:sz w:val="20"/>
                  <w:szCs w:val="20"/>
                </w:rPr>
                <w:t>asia</w:t>
              </w:r>
              <w:proofErr w:type="spellEnd"/>
              <w:r>
                <w:rPr>
                  <w:rFonts w:ascii="Roboto" w:eastAsia="Roboto" w:hAnsi="Roboto" w:cs="Roboto"/>
                  <w:color w:val="188038"/>
                  <w:sz w:val="20"/>
                  <w:szCs w:val="20"/>
                </w:rPr>
                <w:t xml:space="preserve">" OR "southeast </w:t>
              </w:r>
              <w:proofErr w:type="spellStart"/>
              <w:r>
                <w:rPr>
                  <w:rFonts w:ascii="Roboto" w:eastAsia="Roboto" w:hAnsi="Roboto" w:cs="Roboto"/>
                  <w:color w:val="188038"/>
                  <w:sz w:val="20"/>
                  <w:szCs w:val="20"/>
                </w:rPr>
                <w:t>asia</w:t>
              </w:r>
              <w:proofErr w:type="spellEnd"/>
              <w:r>
                <w:rPr>
                  <w:rFonts w:ascii="Roboto" w:eastAsia="Roboto" w:hAnsi="Roboto" w:cs="Roboto"/>
                  <w:color w:val="188038"/>
                  <w:sz w:val="20"/>
                  <w:szCs w:val="20"/>
                </w:rPr>
                <w:t xml:space="preserve">" OR "south east </w:t>
              </w:r>
              <w:proofErr w:type="spellStart"/>
              <w:r>
                <w:rPr>
                  <w:rFonts w:ascii="Roboto" w:eastAsia="Roboto" w:hAnsi="Roboto" w:cs="Roboto"/>
                  <w:color w:val="188038"/>
                  <w:sz w:val="20"/>
                  <w:szCs w:val="20"/>
                </w:rPr>
                <w:t>asia</w:t>
              </w:r>
              <w:proofErr w:type="spellEnd"/>
              <w:r>
                <w:rPr>
                  <w:rFonts w:ascii="Roboto" w:eastAsia="Roboto" w:hAnsi="Roboto" w:cs="Roboto"/>
                  <w:color w:val="188038"/>
                  <w:sz w:val="20"/>
                  <w:szCs w:val="20"/>
                </w:rPr>
                <w:t xml:space="preserve">" OR "south eastern </w:t>
              </w:r>
              <w:proofErr w:type="spellStart"/>
              <w:r>
                <w:rPr>
                  <w:rFonts w:ascii="Roboto" w:eastAsia="Roboto" w:hAnsi="Roboto" w:cs="Roboto"/>
                  <w:color w:val="188038"/>
                  <w:sz w:val="20"/>
                  <w:szCs w:val="20"/>
                </w:rPr>
                <w:t>asia</w:t>
              </w:r>
              <w:proofErr w:type="spellEnd"/>
              <w:r>
                <w:rPr>
                  <w:rFonts w:ascii="Roboto" w:eastAsia="Roboto" w:hAnsi="Roboto" w:cs="Roboto"/>
                  <w:color w:val="188038"/>
                  <w:sz w:val="20"/>
                  <w:szCs w:val="20"/>
                </w:rPr>
                <w:t xml:space="preserve">" OR "western </w:t>
              </w:r>
              <w:proofErr w:type="spellStart"/>
              <w:r>
                <w:rPr>
                  <w:rFonts w:ascii="Roboto" w:eastAsia="Roboto" w:hAnsi="Roboto" w:cs="Roboto"/>
                  <w:color w:val="188038"/>
                  <w:sz w:val="20"/>
                  <w:szCs w:val="20"/>
                </w:rPr>
                <w:t>asia</w:t>
              </w:r>
              <w:proofErr w:type="spellEnd"/>
              <w:r>
                <w:rPr>
                  <w:rFonts w:ascii="Roboto" w:eastAsia="Roboto" w:hAnsi="Roboto" w:cs="Roboto"/>
                  <w:color w:val="188038"/>
                  <w:sz w:val="20"/>
                  <w:szCs w:val="20"/>
                </w:rPr>
                <w:t xml:space="preserve">" OR "north </w:t>
              </w:r>
              <w:proofErr w:type="spellStart"/>
              <w:r>
                <w:rPr>
                  <w:rFonts w:ascii="Roboto" w:eastAsia="Roboto" w:hAnsi="Roboto" w:cs="Roboto"/>
                  <w:color w:val="188038"/>
                  <w:sz w:val="20"/>
                  <w:szCs w:val="20"/>
                </w:rPr>
                <w:t>asia</w:t>
              </w:r>
              <w:proofErr w:type="spellEnd"/>
              <w:r>
                <w:rPr>
                  <w:rFonts w:ascii="Roboto" w:eastAsia="Roboto" w:hAnsi="Roboto" w:cs="Roboto"/>
                  <w:color w:val="188038"/>
                  <w:sz w:val="20"/>
                  <w:szCs w:val="20"/>
                </w:rPr>
                <w:t xml:space="preserve">" OR "northern </w:t>
              </w:r>
              <w:proofErr w:type="spellStart"/>
              <w:r>
                <w:rPr>
                  <w:rFonts w:ascii="Roboto" w:eastAsia="Roboto" w:hAnsi="Roboto" w:cs="Roboto"/>
                  <w:color w:val="188038"/>
                  <w:sz w:val="20"/>
                  <w:szCs w:val="20"/>
                </w:rPr>
                <w:t>asia</w:t>
              </w:r>
              <w:proofErr w:type="spellEnd"/>
              <w:r>
                <w:rPr>
                  <w:rFonts w:ascii="Roboto" w:eastAsia="Roboto" w:hAnsi="Roboto" w:cs="Roboto"/>
                  <w:color w:val="188038"/>
                  <w:sz w:val="20"/>
                  <w:szCs w:val="20"/>
                </w:rPr>
                <w:t xml:space="preserve">" OR "eastern </w:t>
              </w:r>
              <w:proofErr w:type="spellStart"/>
              <w:r>
                <w:rPr>
                  <w:rFonts w:ascii="Roboto" w:eastAsia="Roboto" w:hAnsi="Roboto" w:cs="Roboto"/>
                  <w:color w:val="188038"/>
                  <w:sz w:val="20"/>
                  <w:szCs w:val="20"/>
                </w:rPr>
                <w:t>europe</w:t>
              </w:r>
              <w:proofErr w:type="spellEnd"/>
              <w:r>
                <w:rPr>
                  <w:rFonts w:ascii="Roboto" w:eastAsia="Roboto" w:hAnsi="Roboto" w:cs="Roboto"/>
                  <w:color w:val="188038"/>
                  <w:sz w:val="20"/>
                  <w:szCs w:val="20"/>
                </w:rPr>
                <w:t xml:space="preserve">" OR "east </w:t>
              </w:r>
              <w:proofErr w:type="spellStart"/>
              <w:r>
                <w:rPr>
                  <w:rFonts w:ascii="Roboto" w:eastAsia="Roboto" w:hAnsi="Roboto" w:cs="Roboto"/>
                  <w:color w:val="188038"/>
                  <w:sz w:val="20"/>
                  <w:szCs w:val="20"/>
                </w:rPr>
                <w:t>europe</w:t>
              </w:r>
              <w:proofErr w:type="spellEnd"/>
              <w:r>
                <w:rPr>
                  <w:rFonts w:ascii="Roboto" w:eastAsia="Roboto" w:hAnsi="Roboto" w:cs="Roboto"/>
                  <w:color w:val="188038"/>
                  <w:sz w:val="20"/>
                  <w:szCs w:val="20"/>
                </w:rPr>
                <w:t>" OR "</w:t>
              </w:r>
              <w:proofErr w:type="spellStart"/>
              <w:r>
                <w:rPr>
                  <w:rFonts w:ascii="Roboto" w:eastAsia="Roboto" w:hAnsi="Roboto" w:cs="Roboto"/>
                  <w:color w:val="188038"/>
                  <w:sz w:val="20"/>
                  <w:szCs w:val="20"/>
                </w:rPr>
                <w:t>europe</w:t>
              </w:r>
              <w:proofErr w:type="spellEnd"/>
              <w:r>
                <w:rPr>
                  <w:rFonts w:ascii="Roboto" w:eastAsia="Roboto" w:hAnsi="Roboto" w:cs="Roboto"/>
                  <w:color w:val="188038"/>
                  <w:sz w:val="20"/>
                  <w:szCs w:val="20"/>
                </w:rPr>
                <w:t>, eastern" OR "</w:t>
              </w:r>
              <w:proofErr w:type="spellStart"/>
              <w:r>
                <w:rPr>
                  <w:rFonts w:ascii="Roboto" w:eastAsia="Roboto" w:hAnsi="Roboto" w:cs="Roboto"/>
                  <w:color w:val="188038"/>
                  <w:sz w:val="20"/>
                  <w:szCs w:val="20"/>
                </w:rPr>
                <w:t>indian</w:t>
              </w:r>
              <w:proofErr w:type="spellEnd"/>
              <w:r>
                <w:rPr>
                  <w:rFonts w:ascii="Roboto" w:eastAsia="Roboto" w:hAnsi="Roboto" w:cs="Roboto"/>
                  <w:color w:val="188038"/>
                  <w:sz w:val="20"/>
                  <w:szCs w:val="20"/>
                </w:rPr>
                <w:t xml:space="preserve"> ocean" OR "</w:t>
              </w:r>
              <w:proofErr w:type="spellStart"/>
              <w:r>
                <w:rPr>
                  <w:rFonts w:ascii="Roboto" w:eastAsia="Roboto" w:hAnsi="Roboto" w:cs="Roboto"/>
                  <w:color w:val="188038"/>
                  <w:sz w:val="20"/>
                  <w:szCs w:val="20"/>
                </w:rPr>
                <w:t>indian</w:t>
              </w:r>
              <w:proofErr w:type="spellEnd"/>
              <w:r>
                <w:rPr>
                  <w:rFonts w:ascii="Roboto" w:eastAsia="Roboto" w:hAnsi="Roboto" w:cs="Roboto"/>
                  <w:color w:val="188038"/>
                  <w:sz w:val="20"/>
                  <w:szCs w:val="20"/>
                </w:rPr>
                <w:t xml:space="preserve"> ocean islands" OR "pacific islands" OR "pacific islander*" OR "global south" OR</w:t>
              </w:r>
            </w:ins>
          </w:p>
          <w:p w14:paraId="112E8234" w14:textId="77777777" w:rsidR="00B64FF2" w:rsidRDefault="00B64FF2" w:rsidP="00C36C87">
            <w:pPr>
              <w:keepNext/>
              <w:pBdr>
                <w:top w:val="nil"/>
                <w:left w:val="nil"/>
                <w:bottom w:val="nil"/>
                <w:right w:val="nil"/>
                <w:between w:val="nil"/>
              </w:pBdr>
              <w:spacing w:before="100" w:after="0" w:line="240" w:lineRule="auto"/>
              <w:rPr>
                <w:ins w:id="307" w:author="Zarrar Khan" w:date="2026-06-17T09:44:00Z" w16du:dateUtc="2026-06-17T04:44:00Z"/>
                <w:b/>
                <w:bCs/>
                <w:color w:val="3C3C3C"/>
                <w:sz w:val="20"/>
                <w:szCs w:val="20"/>
              </w:rPr>
            </w:pPr>
            <w:ins w:id="308" w:author="Zarrar Khan" w:date="2026-06-17T09:44:00Z" w16du:dateUtc="2026-06-17T04:44:00Z">
              <w:r>
                <w:rPr>
                  <w:b/>
                  <w:bCs/>
                  <w:color w:val="3C3C3C"/>
                  <w:sz w:val="20"/>
                  <w:szCs w:val="20"/>
                </w:rPr>
                <w:t>LMICS Descriptors</w:t>
              </w:r>
            </w:ins>
          </w:p>
          <w:p w14:paraId="4045B392" w14:textId="77777777" w:rsidR="00B64FF2" w:rsidRDefault="00B64FF2" w:rsidP="00C36C87">
            <w:pPr>
              <w:spacing w:before="0" w:after="0" w:line="240" w:lineRule="auto"/>
              <w:rPr>
                <w:ins w:id="309" w:author="Zarrar Khan" w:date="2026-06-17T09:44:00Z" w16du:dateUtc="2026-06-17T04:44:00Z"/>
                <w:rFonts w:ascii="Roboto" w:eastAsia="Roboto" w:hAnsi="Roboto" w:cs="Roboto"/>
                <w:color w:val="188038"/>
                <w:sz w:val="20"/>
                <w:szCs w:val="20"/>
              </w:rPr>
            </w:pPr>
            <w:proofErr w:type="spellStart"/>
            <w:ins w:id="310" w:author="Zarrar Khan" w:date="2026-06-17T09:44:00Z" w16du:dateUtc="2026-06-17T04:44:00Z">
              <w:r>
                <w:rPr>
                  <w:rFonts w:ascii="Roboto" w:eastAsia="Roboto" w:hAnsi="Roboto" w:cs="Roboto"/>
                  <w:color w:val="188038"/>
                  <w:sz w:val="20"/>
                  <w:szCs w:val="20"/>
                </w:rPr>
                <w:t>lmic</w:t>
              </w:r>
              <w:proofErr w:type="spellEnd"/>
              <w:r>
                <w:rPr>
                  <w:rFonts w:ascii="Roboto" w:eastAsia="Roboto" w:hAnsi="Roboto" w:cs="Roboto"/>
                  <w:color w:val="188038"/>
                  <w:sz w:val="20"/>
                  <w:szCs w:val="20"/>
                </w:rPr>
                <w:t xml:space="preserve"> OR </w:t>
              </w:r>
              <w:proofErr w:type="spellStart"/>
              <w:r>
                <w:rPr>
                  <w:rFonts w:ascii="Roboto" w:eastAsia="Roboto" w:hAnsi="Roboto" w:cs="Roboto"/>
                  <w:color w:val="188038"/>
                  <w:sz w:val="20"/>
                  <w:szCs w:val="20"/>
                </w:rPr>
                <w:t>lmics</w:t>
              </w:r>
              <w:proofErr w:type="spellEnd"/>
              <w:r>
                <w:rPr>
                  <w:rFonts w:ascii="Roboto" w:eastAsia="Roboto" w:hAnsi="Roboto" w:cs="Roboto"/>
                  <w:color w:val="188038"/>
                  <w:sz w:val="20"/>
                  <w:szCs w:val="20"/>
                </w:rPr>
                <w:t xml:space="preserve"> OR "developing country" OR "developing countries" OR "developing nation*" OR "developing population*" OR "developing world" OR "less developed </w:t>
              </w:r>
              <w:proofErr w:type="spellStart"/>
              <w:r>
                <w:rPr>
                  <w:rFonts w:ascii="Roboto" w:eastAsia="Roboto" w:hAnsi="Roboto" w:cs="Roboto"/>
                  <w:color w:val="188038"/>
                  <w:sz w:val="20"/>
                  <w:szCs w:val="20"/>
                </w:rPr>
                <w:t>countr</w:t>
              </w:r>
              <w:proofErr w:type="spellEnd"/>
              <w:r>
                <w:rPr>
                  <w:rFonts w:ascii="Roboto" w:eastAsia="Roboto" w:hAnsi="Roboto" w:cs="Roboto"/>
                  <w:color w:val="188038"/>
                  <w:sz w:val="20"/>
                  <w:szCs w:val="20"/>
                </w:rPr>
                <w:t xml:space="preserve">*" OR "less developed nation*" OR "less developed population*" OR "less developed world" OR "lesser developed </w:t>
              </w:r>
              <w:proofErr w:type="spellStart"/>
              <w:r>
                <w:rPr>
                  <w:rFonts w:ascii="Roboto" w:eastAsia="Roboto" w:hAnsi="Roboto" w:cs="Roboto"/>
                  <w:color w:val="188038"/>
                  <w:sz w:val="20"/>
                  <w:szCs w:val="20"/>
                </w:rPr>
                <w:t>countr</w:t>
              </w:r>
              <w:proofErr w:type="spellEnd"/>
              <w:r>
                <w:rPr>
                  <w:rFonts w:ascii="Roboto" w:eastAsia="Roboto" w:hAnsi="Roboto" w:cs="Roboto"/>
                  <w:color w:val="188038"/>
                  <w:sz w:val="20"/>
                  <w:szCs w:val="20"/>
                </w:rPr>
                <w:t xml:space="preserve">*" OR "lesser developed nation*" OR "lesser developed population*" OR "lesser developed world" OR "under developed </w:t>
              </w:r>
              <w:proofErr w:type="spellStart"/>
              <w:r>
                <w:rPr>
                  <w:rFonts w:ascii="Roboto" w:eastAsia="Roboto" w:hAnsi="Roboto" w:cs="Roboto"/>
                  <w:color w:val="188038"/>
                  <w:sz w:val="20"/>
                  <w:szCs w:val="20"/>
                </w:rPr>
                <w:t>countr</w:t>
              </w:r>
              <w:proofErr w:type="spellEnd"/>
              <w:r>
                <w:rPr>
                  <w:rFonts w:ascii="Roboto" w:eastAsia="Roboto" w:hAnsi="Roboto" w:cs="Roboto"/>
                  <w:color w:val="188038"/>
                  <w:sz w:val="20"/>
                  <w:szCs w:val="20"/>
                </w:rPr>
                <w:t xml:space="preserve">*" OR "under developed nation*" OR "under developed population*" OR "under developed world" OR "underdeveloped </w:t>
              </w:r>
              <w:proofErr w:type="spellStart"/>
              <w:r>
                <w:rPr>
                  <w:rFonts w:ascii="Roboto" w:eastAsia="Roboto" w:hAnsi="Roboto" w:cs="Roboto"/>
                  <w:color w:val="188038"/>
                  <w:sz w:val="20"/>
                  <w:szCs w:val="20"/>
                </w:rPr>
                <w:t>countr</w:t>
              </w:r>
              <w:proofErr w:type="spellEnd"/>
              <w:r>
                <w:rPr>
                  <w:rFonts w:ascii="Roboto" w:eastAsia="Roboto" w:hAnsi="Roboto" w:cs="Roboto"/>
                  <w:color w:val="188038"/>
                  <w:sz w:val="20"/>
                  <w:szCs w:val="20"/>
                </w:rPr>
                <w:t xml:space="preserve">*" OR "underdeveloped nation*" OR "underdeveloped population*" OR "underdeveloped world" OR "low income </w:t>
              </w:r>
              <w:proofErr w:type="spellStart"/>
              <w:r>
                <w:rPr>
                  <w:rFonts w:ascii="Roboto" w:eastAsia="Roboto" w:hAnsi="Roboto" w:cs="Roboto"/>
                  <w:color w:val="188038"/>
                  <w:sz w:val="20"/>
                  <w:szCs w:val="20"/>
                </w:rPr>
                <w:t>countr</w:t>
              </w:r>
              <w:proofErr w:type="spellEnd"/>
              <w:r>
                <w:rPr>
                  <w:rFonts w:ascii="Roboto" w:eastAsia="Roboto" w:hAnsi="Roboto" w:cs="Roboto"/>
                  <w:color w:val="188038"/>
                  <w:sz w:val="20"/>
                  <w:szCs w:val="20"/>
                </w:rPr>
                <w:t xml:space="preserve">*" OR "low income nation*" OR "low income population*" OR "lower income </w:t>
              </w:r>
              <w:proofErr w:type="spellStart"/>
              <w:r>
                <w:rPr>
                  <w:rFonts w:ascii="Roboto" w:eastAsia="Roboto" w:hAnsi="Roboto" w:cs="Roboto"/>
                  <w:color w:val="188038"/>
                  <w:sz w:val="20"/>
                  <w:szCs w:val="20"/>
                </w:rPr>
                <w:t>countr</w:t>
              </w:r>
              <w:proofErr w:type="spellEnd"/>
              <w:r>
                <w:rPr>
                  <w:rFonts w:ascii="Roboto" w:eastAsia="Roboto" w:hAnsi="Roboto" w:cs="Roboto"/>
                  <w:color w:val="188038"/>
                  <w:sz w:val="20"/>
                  <w:szCs w:val="20"/>
                </w:rPr>
                <w:t xml:space="preserve">*" OR "lower income nation*" OR "lower income population*" OR "middle income </w:t>
              </w:r>
              <w:proofErr w:type="spellStart"/>
              <w:r>
                <w:rPr>
                  <w:rFonts w:ascii="Roboto" w:eastAsia="Roboto" w:hAnsi="Roboto" w:cs="Roboto"/>
                  <w:color w:val="188038"/>
                  <w:sz w:val="20"/>
                  <w:szCs w:val="20"/>
                </w:rPr>
                <w:t>countr</w:t>
              </w:r>
              <w:proofErr w:type="spellEnd"/>
              <w:r>
                <w:rPr>
                  <w:rFonts w:ascii="Roboto" w:eastAsia="Roboto" w:hAnsi="Roboto" w:cs="Roboto"/>
                  <w:color w:val="188038"/>
                  <w:sz w:val="20"/>
                  <w:szCs w:val="20"/>
                </w:rPr>
                <w:t xml:space="preserve">*" OR "middle income nation*" OR "middle income population*" OR "poor </w:t>
              </w:r>
              <w:proofErr w:type="spellStart"/>
              <w:r>
                <w:rPr>
                  <w:rFonts w:ascii="Roboto" w:eastAsia="Roboto" w:hAnsi="Roboto" w:cs="Roboto"/>
                  <w:color w:val="188038"/>
                  <w:sz w:val="20"/>
                  <w:szCs w:val="20"/>
                </w:rPr>
                <w:t>countr</w:t>
              </w:r>
              <w:proofErr w:type="spellEnd"/>
              <w:r>
                <w:rPr>
                  <w:rFonts w:ascii="Roboto" w:eastAsia="Roboto" w:hAnsi="Roboto" w:cs="Roboto"/>
                  <w:color w:val="188038"/>
                  <w:sz w:val="20"/>
                  <w:szCs w:val="20"/>
                </w:rPr>
                <w:t xml:space="preserve">*" OR "poor nation*" OR "poor population*" OR "third world" OR "emerging </w:t>
              </w:r>
              <w:proofErr w:type="spellStart"/>
              <w:r>
                <w:rPr>
                  <w:rFonts w:ascii="Roboto" w:eastAsia="Roboto" w:hAnsi="Roboto" w:cs="Roboto"/>
                  <w:color w:val="188038"/>
                  <w:sz w:val="20"/>
                  <w:szCs w:val="20"/>
                </w:rPr>
                <w:t>econom</w:t>
              </w:r>
              <w:proofErr w:type="spellEnd"/>
              <w:r>
                <w:rPr>
                  <w:rFonts w:ascii="Roboto" w:eastAsia="Roboto" w:hAnsi="Roboto" w:cs="Roboto"/>
                  <w:color w:val="188038"/>
                  <w:sz w:val="20"/>
                  <w:szCs w:val="20"/>
                </w:rPr>
                <w:t>*" OR "emerging economies" OR "emerging nation*"</w:t>
              </w:r>
            </w:ins>
          </w:p>
        </w:tc>
        <w:tc>
          <w:tcPr>
            <w:tcW w:w="1365" w:type="dxa"/>
            <w:tcBorders>
              <w:top w:val="nil"/>
              <w:left w:val="nil"/>
              <w:bottom w:val="single" w:sz="6" w:space="0" w:color="3C3C3C"/>
              <w:right w:val="nil"/>
            </w:tcBorders>
            <w:tcMar>
              <w:top w:w="100" w:type="dxa"/>
              <w:left w:w="100" w:type="dxa"/>
              <w:bottom w:w="100" w:type="dxa"/>
              <w:right w:w="100" w:type="dxa"/>
            </w:tcMar>
          </w:tcPr>
          <w:p w14:paraId="4D06C819" w14:textId="77777777" w:rsidR="00B64FF2" w:rsidRDefault="00B64FF2" w:rsidP="00C36C87">
            <w:pPr>
              <w:widowControl w:val="0"/>
              <w:pBdr>
                <w:top w:val="nil"/>
                <w:left w:val="nil"/>
                <w:bottom w:val="nil"/>
                <w:right w:val="nil"/>
                <w:between w:val="nil"/>
              </w:pBdr>
              <w:spacing w:before="0" w:after="0" w:line="240" w:lineRule="auto"/>
              <w:rPr>
                <w:ins w:id="311" w:author="Zarrar Khan" w:date="2026-06-17T09:44:00Z" w16du:dateUtc="2026-06-17T04:44:00Z"/>
                <w:sz w:val="20"/>
                <w:szCs w:val="20"/>
              </w:rPr>
            </w:pPr>
            <w:ins w:id="312" w:author="Zarrar Khan" w:date="2026-06-17T09:44:00Z" w16du:dateUtc="2026-06-17T04:44:00Z">
              <w:r>
                <w:rPr>
                  <w:sz w:val="20"/>
                  <w:szCs w:val="20"/>
                </w:rPr>
                <w:lastRenderedPageBreak/>
                <w:t>7,229,367</w:t>
              </w:r>
            </w:ins>
          </w:p>
        </w:tc>
      </w:tr>
      <w:tr w:rsidR="00B64FF2" w14:paraId="04145F8B" w14:textId="77777777" w:rsidTr="00C36C87">
        <w:trPr>
          <w:ins w:id="313" w:author="Zarrar Khan" w:date="2026-06-17T09:44:00Z" w16du:dateUtc="2026-06-17T04:44:00Z"/>
        </w:trPr>
        <w:tc>
          <w:tcPr>
            <w:tcW w:w="1650" w:type="dxa"/>
            <w:tcBorders>
              <w:top w:val="single" w:sz="6" w:space="0" w:color="3C3C3C"/>
              <w:left w:val="nil"/>
              <w:bottom w:val="single" w:sz="6" w:space="0" w:color="3C3C3C"/>
              <w:right w:val="nil"/>
            </w:tcBorders>
            <w:tcMar>
              <w:top w:w="100" w:type="dxa"/>
              <w:left w:w="100" w:type="dxa"/>
              <w:bottom w:w="100" w:type="dxa"/>
              <w:right w:w="100" w:type="dxa"/>
            </w:tcMar>
          </w:tcPr>
          <w:p w14:paraId="19F93876" w14:textId="77777777" w:rsidR="00B64FF2" w:rsidRDefault="00B64FF2" w:rsidP="00C36C87">
            <w:pPr>
              <w:widowControl w:val="0"/>
              <w:pBdr>
                <w:top w:val="nil"/>
                <w:left w:val="nil"/>
                <w:bottom w:val="nil"/>
                <w:right w:val="nil"/>
                <w:between w:val="nil"/>
              </w:pBdr>
              <w:spacing w:before="0" w:after="0" w:line="240" w:lineRule="auto"/>
              <w:rPr>
                <w:ins w:id="314" w:author="Zarrar Khan" w:date="2026-06-17T09:44:00Z" w16du:dateUtc="2026-06-17T04:44:00Z"/>
                <w:b/>
                <w:bCs/>
                <w:color w:val="3C3C3C"/>
                <w:sz w:val="20"/>
                <w:szCs w:val="20"/>
              </w:rPr>
            </w:pPr>
            <w:ins w:id="315" w:author="Zarrar Khan" w:date="2026-06-17T09:44:00Z" w16du:dateUtc="2026-06-17T04:44:00Z">
              <w:r>
                <w:rPr>
                  <w:b/>
                  <w:bCs/>
                  <w:color w:val="3C3C3C"/>
                  <w:sz w:val="20"/>
                  <w:szCs w:val="20"/>
                </w:rPr>
                <w:lastRenderedPageBreak/>
                <w:t>Methodological focus (M): Measurement and evaluation</w:t>
              </w:r>
            </w:ins>
          </w:p>
        </w:tc>
        <w:tc>
          <w:tcPr>
            <w:tcW w:w="6345" w:type="dxa"/>
            <w:tcBorders>
              <w:top w:val="single" w:sz="6" w:space="0" w:color="3C3C3C"/>
              <w:left w:val="nil"/>
              <w:bottom w:val="single" w:sz="6" w:space="0" w:color="3C3C3C"/>
              <w:right w:val="nil"/>
            </w:tcBorders>
            <w:tcMar>
              <w:top w:w="100" w:type="dxa"/>
              <w:left w:w="100" w:type="dxa"/>
              <w:bottom w:w="100" w:type="dxa"/>
              <w:right w:w="100" w:type="dxa"/>
            </w:tcMar>
          </w:tcPr>
          <w:p w14:paraId="08F7CDD4" w14:textId="77777777" w:rsidR="00B64FF2" w:rsidRDefault="00B64FF2" w:rsidP="00C36C87">
            <w:pPr>
              <w:pBdr>
                <w:top w:val="nil"/>
                <w:left w:val="nil"/>
                <w:bottom w:val="nil"/>
                <w:right w:val="nil"/>
                <w:between w:val="nil"/>
              </w:pBdr>
              <w:spacing w:before="0" w:after="0" w:line="240" w:lineRule="auto"/>
              <w:rPr>
                <w:ins w:id="316" w:author="Zarrar Khan" w:date="2026-06-17T09:44:00Z" w16du:dateUtc="2026-06-17T04:44:00Z"/>
                <w:rFonts w:ascii="Roboto" w:eastAsia="Roboto" w:hAnsi="Roboto" w:cs="Roboto"/>
                <w:color w:val="188038"/>
                <w:sz w:val="20"/>
                <w:szCs w:val="20"/>
              </w:rPr>
            </w:pPr>
            <w:ins w:id="317" w:author="Zarrar Khan" w:date="2026-06-17T09:44:00Z" w16du:dateUtc="2026-06-17T04:44:00Z">
              <w:r>
                <w:rPr>
                  <w:rFonts w:ascii="Roboto" w:eastAsia="Roboto" w:hAnsi="Roboto" w:cs="Roboto"/>
                  <w:color w:val="188038"/>
                  <w:sz w:val="20"/>
                  <w:szCs w:val="20"/>
                </w:rPr>
                <w:t xml:space="preserve">indicator* OR metric* OR "measurement framework*" OR monitor* OR </w:t>
              </w:r>
              <w:proofErr w:type="spellStart"/>
              <w:r>
                <w:rPr>
                  <w:rFonts w:ascii="Roboto" w:eastAsia="Roboto" w:hAnsi="Roboto" w:cs="Roboto"/>
                  <w:color w:val="188038"/>
                  <w:sz w:val="20"/>
                  <w:szCs w:val="20"/>
                </w:rPr>
                <w:t>evaluat</w:t>
              </w:r>
              <w:proofErr w:type="spellEnd"/>
              <w:r>
                <w:rPr>
                  <w:rFonts w:ascii="Roboto" w:eastAsia="Roboto" w:hAnsi="Roboto" w:cs="Roboto"/>
                  <w:color w:val="188038"/>
                  <w:sz w:val="20"/>
                  <w:szCs w:val="20"/>
                </w:rPr>
                <w:t xml:space="preserve">* OR assess* OR "impact evaluation" OR "results-based management" OR "results based management" OR "M&amp;E" OR MEL OR </w:t>
              </w:r>
              <w:proofErr w:type="spellStart"/>
              <w:r>
                <w:rPr>
                  <w:rFonts w:ascii="Roboto" w:eastAsia="Roboto" w:hAnsi="Roboto" w:cs="Roboto"/>
                  <w:color w:val="188038"/>
                  <w:sz w:val="20"/>
                  <w:szCs w:val="20"/>
                </w:rPr>
                <w:t>effectiv</w:t>
              </w:r>
              <w:proofErr w:type="spellEnd"/>
              <w:r>
                <w:rPr>
                  <w:rFonts w:ascii="Roboto" w:eastAsia="Roboto" w:hAnsi="Roboto" w:cs="Roboto"/>
                  <w:color w:val="188038"/>
                  <w:sz w:val="20"/>
                  <w:szCs w:val="20"/>
                </w:rPr>
                <w:t>* OR impact* OR (</w:t>
              </w:r>
              <w:proofErr w:type="spellStart"/>
              <w:r>
                <w:rPr>
                  <w:rFonts w:ascii="Roboto" w:eastAsia="Roboto" w:hAnsi="Roboto" w:cs="Roboto"/>
                  <w:color w:val="188038"/>
                  <w:sz w:val="20"/>
                  <w:szCs w:val="20"/>
                </w:rPr>
                <w:t>measur</w:t>
              </w:r>
              <w:proofErr w:type="spellEnd"/>
              <w:r>
                <w:rPr>
                  <w:rFonts w:ascii="Roboto" w:eastAsia="Roboto" w:hAnsi="Roboto" w:cs="Roboto"/>
                  <w:color w:val="188038"/>
                  <w:sz w:val="20"/>
                  <w:szCs w:val="20"/>
                </w:rPr>
                <w:t xml:space="preserve">* W/5 (adapt* OR resilience OR outcome*))  OR index OR indices OR "data collection" OR survey* OR (participatory W/3 (monitoring OR method* OR assessment)) OR "mixed methods"  </w:t>
              </w:r>
            </w:ins>
          </w:p>
        </w:tc>
        <w:tc>
          <w:tcPr>
            <w:tcW w:w="1365" w:type="dxa"/>
            <w:tcBorders>
              <w:top w:val="single" w:sz="6" w:space="0" w:color="3C3C3C"/>
              <w:left w:val="nil"/>
              <w:bottom w:val="single" w:sz="6" w:space="0" w:color="3C3C3C"/>
              <w:right w:val="nil"/>
            </w:tcBorders>
            <w:tcMar>
              <w:top w:w="100" w:type="dxa"/>
              <w:left w:w="100" w:type="dxa"/>
              <w:bottom w:w="100" w:type="dxa"/>
              <w:right w:w="100" w:type="dxa"/>
            </w:tcMar>
          </w:tcPr>
          <w:p w14:paraId="259FF205" w14:textId="77777777" w:rsidR="00B64FF2" w:rsidRDefault="00B64FF2" w:rsidP="00C36C87">
            <w:pPr>
              <w:widowControl w:val="0"/>
              <w:pBdr>
                <w:top w:val="nil"/>
                <w:left w:val="nil"/>
                <w:bottom w:val="nil"/>
                <w:right w:val="nil"/>
                <w:between w:val="nil"/>
              </w:pBdr>
              <w:spacing w:before="0" w:after="0" w:line="240" w:lineRule="auto"/>
              <w:rPr>
                <w:ins w:id="318" w:author="Zarrar Khan" w:date="2026-06-17T09:44:00Z" w16du:dateUtc="2026-06-17T04:44:00Z"/>
                <w:sz w:val="20"/>
                <w:szCs w:val="20"/>
              </w:rPr>
            </w:pPr>
            <w:ins w:id="319" w:author="Zarrar Khan" w:date="2026-06-17T09:44:00Z" w16du:dateUtc="2026-06-17T04:44:00Z">
              <w:r>
                <w:rPr>
                  <w:sz w:val="20"/>
                  <w:szCs w:val="20"/>
                </w:rPr>
                <w:t>28,789,562</w:t>
              </w:r>
            </w:ins>
          </w:p>
        </w:tc>
      </w:tr>
      <w:tr w:rsidR="00B64FF2" w14:paraId="4436E300" w14:textId="77777777" w:rsidTr="00C36C87">
        <w:trPr>
          <w:ins w:id="320" w:author="Zarrar Khan" w:date="2026-06-17T09:44:00Z" w16du:dateUtc="2026-06-17T04:44:00Z"/>
        </w:trPr>
        <w:tc>
          <w:tcPr>
            <w:tcW w:w="1650" w:type="dxa"/>
            <w:tcBorders>
              <w:top w:val="single" w:sz="6" w:space="0" w:color="3C3C3C"/>
              <w:left w:val="nil"/>
              <w:bottom w:val="single" w:sz="6" w:space="0" w:color="3C3C3C"/>
              <w:right w:val="nil"/>
            </w:tcBorders>
            <w:tcMar>
              <w:top w:w="100" w:type="dxa"/>
              <w:left w:w="100" w:type="dxa"/>
              <w:bottom w:w="100" w:type="dxa"/>
              <w:right w:w="100" w:type="dxa"/>
            </w:tcMar>
          </w:tcPr>
          <w:p w14:paraId="1CA2140A" w14:textId="77777777" w:rsidR="00B64FF2" w:rsidRDefault="00B64FF2" w:rsidP="00C36C87">
            <w:pPr>
              <w:widowControl w:val="0"/>
              <w:pBdr>
                <w:top w:val="nil"/>
                <w:left w:val="nil"/>
                <w:bottom w:val="nil"/>
                <w:right w:val="nil"/>
                <w:between w:val="nil"/>
              </w:pBdr>
              <w:spacing w:before="0" w:after="0" w:line="240" w:lineRule="auto"/>
              <w:rPr>
                <w:ins w:id="321" w:author="Zarrar Khan" w:date="2026-06-17T09:44:00Z" w16du:dateUtc="2026-06-17T04:44:00Z"/>
                <w:b/>
                <w:bCs/>
                <w:color w:val="3C3C3C"/>
                <w:sz w:val="20"/>
                <w:szCs w:val="20"/>
              </w:rPr>
            </w:pPr>
            <w:ins w:id="322" w:author="Zarrar Khan" w:date="2026-06-17T09:44:00Z" w16du:dateUtc="2026-06-17T04:44:00Z">
              <w:r>
                <w:rPr>
                  <w:b/>
                  <w:bCs/>
                  <w:color w:val="3C3C3C"/>
                  <w:sz w:val="20"/>
                  <w:szCs w:val="20"/>
                </w:rPr>
                <w:t>2005 onwards</w:t>
              </w:r>
            </w:ins>
          </w:p>
        </w:tc>
        <w:tc>
          <w:tcPr>
            <w:tcW w:w="6345" w:type="dxa"/>
            <w:tcBorders>
              <w:top w:val="single" w:sz="6" w:space="0" w:color="3C3C3C"/>
              <w:left w:val="nil"/>
              <w:bottom w:val="single" w:sz="6" w:space="0" w:color="3C3C3C"/>
              <w:right w:val="nil"/>
            </w:tcBorders>
            <w:tcMar>
              <w:top w:w="100" w:type="dxa"/>
              <w:left w:w="100" w:type="dxa"/>
              <w:bottom w:w="100" w:type="dxa"/>
              <w:right w:w="100" w:type="dxa"/>
            </w:tcMar>
          </w:tcPr>
          <w:p w14:paraId="10E7947C" w14:textId="77777777" w:rsidR="00B64FF2" w:rsidRDefault="00B64FF2" w:rsidP="00C36C87">
            <w:pPr>
              <w:pBdr>
                <w:top w:val="nil"/>
                <w:left w:val="nil"/>
                <w:bottom w:val="nil"/>
                <w:right w:val="nil"/>
                <w:between w:val="nil"/>
              </w:pBdr>
              <w:spacing w:before="0" w:after="0" w:line="240" w:lineRule="auto"/>
              <w:rPr>
                <w:ins w:id="323" w:author="Zarrar Khan" w:date="2026-06-17T09:44:00Z" w16du:dateUtc="2026-06-17T04:44:00Z"/>
                <w:rFonts w:ascii="Roboto" w:eastAsia="Roboto" w:hAnsi="Roboto" w:cs="Roboto"/>
                <w:color w:val="188038"/>
                <w:sz w:val="20"/>
                <w:szCs w:val="20"/>
              </w:rPr>
            </w:pPr>
            <w:ins w:id="324" w:author="Zarrar Khan" w:date="2026-06-17T09:44:00Z" w16du:dateUtc="2026-06-17T04:44:00Z">
              <w:r>
                <w:rPr>
                  <w:rFonts w:ascii="Roboto" w:eastAsia="Roboto" w:hAnsi="Roboto" w:cs="Roboto"/>
                  <w:color w:val="188038"/>
                  <w:sz w:val="20"/>
                  <w:szCs w:val="20"/>
                </w:rPr>
                <w:t>PUBYEAR &gt; 2004</w:t>
              </w:r>
            </w:ins>
          </w:p>
        </w:tc>
        <w:tc>
          <w:tcPr>
            <w:tcW w:w="1365" w:type="dxa"/>
            <w:tcBorders>
              <w:top w:val="single" w:sz="6" w:space="0" w:color="3C3C3C"/>
              <w:left w:val="nil"/>
              <w:bottom w:val="single" w:sz="6" w:space="0" w:color="3C3C3C"/>
              <w:right w:val="nil"/>
            </w:tcBorders>
            <w:tcMar>
              <w:top w:w="100" w:type="dxa"/>
              <w:left w:w="100" w:type="dxa"/>
              <w:bottom w:w="100" w:type="dxa"/>
              <w:right w:w="100" w:type="dxa"/>
            </w:tcMar>
          </w:tcPr>
          <w:p w14:paraId="1F380C26" w14:textId="77777777" w:rsidR="00B64FF2" w:rsidRDefault="00B64FF2" w:rsidP="00C36C87">
            <w:pPr>
              <w:widowControl w:val="0"/>
              <w:pBdr>
                <w:top w:val="nil"/>
                <w:left w:val="nil"/>
                <w:bottom w:val="nil"/>
                <w:right w:val="nil"/>
                <w:between w:val="nil"/>
              </w:pBdr>
              <w:spacing w:before="0" w:after="0" w:line="240" w:lineRule="auto"/>
              <w:rPr>
                <w:ins w:id="325" w:author="Zarrar Khan" w:date="2026-06-17T09:44:00Z" w16du:dateUtc="2026-06-17T04:44:00Z"/>
                <w:sz w:val="20"/>
                <w:szCs w:val="20"/>
              </w:rPr>
            </w:pPr>
          </w:p>
        </w:tc>
      </w:tr>
      <w:tr w:rsidR="00B64FF2" w14:paraId="0C86A688" w14:textId="77777777" w:rsidTr="00C36C87">
        <w:trPr>
          <w:ins w:id="326" w:author="Zarrar Khan" w:date="2026-06-17T09:44:00Z" w16du:dateUtc="2026-06-17T04:44:00Z"/>
        </w:trPr>
        <w:tc>
          <w:tcPr>
            <w:tcW w:w="1650" w:type="dxa"/>
            <w:tcBorders>
              <w:top w:val="single" w:sz="6" w:space="0" w:color="3C3C3C"/>
              <w:left w:val="nil"/>
              <w:bottom w:val="single" w:sz="6" w:space="0" w:color="3C3C3C"/>
              <w:right w:val="nil"/>
            </w:tcBorders>
            <w:shd w:val="clear" w:color="auto" w:fill="627882"/>
            <w:tcMar>
              <w:top w:w="100" w:type="dxa"/>
              <w:left w:w="100" w:type="dxa"/>
              <w:bottom w:w="100" w:type="dxa"/>
              <w:right w:w="100" w:type="dxa"/>
            </w:tcMar>
            <w:vAlign w:val="center"/>
          </w:tcPr>
          <w:p w14:paraId="08AF3EA3" w14:textId="77777777" w:rsidR="00B64FF2" w:rsidRDefault="00B64FF2" w:rsidP="00C36C87">
            <w:pPr>
              <w:widowControl w:val="0"/>
              <w:pBdr>
                <w:top w:val="nil"/>
                <w:left w:val="nil"/>
                <w:bottom w:val="nil"/>
                <w:right w:val="nil"/>
                <w:between w:val="nil"/>
              </w:pBdr>
              <w:spacing w:before="0" w:after="0" w:line="240" w:lineRule="auto"/>
              <w:rPr>
                <w:ins w:id="327" w:author="Zarrar Khan" w:date="2026-06-17T09:44:00Z" w16du:dateUtc="2026-06-17T04:44:00Z"/>
                <w:b/>
                <w:bCs/>
                <w:color w:val="F5F2EC"/>
                <w:sz w:val="20"/>
                <w:szCs w:val="20"/>
              </w:rPr>
            </w:pPr>
            <w:ins w:id="328" w:author="Zarrar Khan" w:date="2026-06-17T09:44:00Z" w16du:dateUtc="2026-06-17T04:44:00Z">
              <w:r>
                <w:rPr>
                  <w:b/>
                  <w:bCs/>
                  <w:color w:val="F5F2EC"/>
                  <w:sz w:val="20"/>
                  <w:szCs w:val="20"/>
                </w:rPr>
                <w:lastRenderedPageBreak/>
                <w:t>Combined Strings</w:t>
              </w:r>
            </w:ins>
          </w:p>
        </w:tc>
        <w:tc>
          <w:tcPr>
            <w:tcW w:w="6345" w:type="dxa"/>
            <w:tcBorders>
              <w:top w:val="single" w:sz="6" w:space="0" w:color="3C3C3C"/>
              <w:left w:val="nil"/>
              <w:bottom w:val="single" w:sz="6" w:space="0" w:color="3C3C3C"/>
              <w:right w:val="nil"/>
            </w:tcBorders>
            <w:shd w:val="clear" w:color="auto" w:fill="627882"/>
            <w:tcMar>
              <w:top w:w="100" w:type="dxa"/>
              <w:left w:w="100" w:type="dxa"/>
              <w:bottom w:w="100" w:type="dxa"/>
              <w:right w:w="100" w:type="dxa"/>
            </w:tcMar>
            <w:vAlign w:val="center"/>
          </w:tcPr>
          <w:p w14:paraId="46029934" w14:textId="77777777" w:rsidR="00B64FF2" w:rsidRDefault="00B64FF2" w:rsidP="00C36C87">
            <w:pPr>
              <w:pBdr>
                <w:top w:val="nil"/>
                <w:left w:val="nil"/>
                <w:bottom w:val="nil"/>
                <w:right w:val="nil"/>
                <w:between w:val="nil"/>
              </w:pBdr>
              <w:spacing w:before="0" w:after="0" w:line="240" w:lineRule="auto"/>
              <w:rPr>
                <w:ins w:id="329" w:author="Zarrar Khan" w:date="2026-06-17T09:44:00Z" w16du:dateUtc="2026-06-17T04:44:00Z"/>
                <w:b/>
                <w:bCs/>
                <w:color w:val="F5F2EC"/>
                <w:sz w:val="20"/>
                <w:szCs w:val="20"/>
              </w:rPr>
            </w:pPr>
            <w:ins w:id="330" w:author="Zarrar Khan" w:date="2026-06-17T09:44:00Z" w16du:dateUtc="2026-06-17T04:44:00Z">
              <w:r>
                <w:rPr>
                  <w:b/>
                  <w:bCs/>
                  <w:color w:val="F5F2EC"/>
                  <w:sz w:val="20"/>
                  <w:szCs w:val="20"/>
                </w:rPr>
                <w:t>Combined</w:t>
              </w:r>
            </w:ins>
          </w:p>
        </w:tc>
        <w:tc>
          <w:tcPr>
            <w:tcW w:w="1365" w:type="dxa"/>
            <w:tcBorders>
              <w:top w:val="single" w:sz="6" w:space="0" w:color="3C3C3C"/>
              <w:left w:val="nil"/>
              <w:bottom w:val="single" w:sz="6" w:space="0" w:color="3C3C3C"/>
              <w:right w:val="nil"/>
            </w:tcBorders>
            <w:shd w:val="clear" w:color="auto" w:fill="627882"/>
            <w:tcMar>
              <w:top w:w="100" w:type="dxa"/>
              <w:left w:w="100" w:type="dxa"/>
              <w:bottom w:w="100" w:type="dxa"/>
              <w:right w:w="100" w:type="dxa"/>
            </w:tcMar>
            <w:vAlign w:val="center"/>
          </w:tcPr>
          <w:p w14:paraId="6CBC3D40" w14:textId="77777777" w:rsidR="00B64FF2" w:rsidRDefault="00B64FF2" w:rsidP="00C36C87">
            <w:pPr>
              <w:widowControl w:val="0"/>
              <w:pBdr>
                <w:top w:val="nil"/>
                <w:left w:val="nil"/>
                <w:bottom w:val="nil"/>
                <w:right w:val="nil"/>
                <w:between w:val="nil"/>
              </w:pBdr>
              <w:spacing w:before="0" w:after="0" w:line="240" w:lineRule="auto"/>
              <w:rPr>
                <w:ins w:id="331" w:author="Zarrar Khan" w:date="2026-06-17T09:44:00Z" w16du:dateUtc="2026-06-17T04:44:00Z"/>
                <w:b/>
                <w:bCs/>
                <w:color w:val="F5F2EC"/>
                <w:sz w:val="20"/>
                <w:szCs w:val="20"/>
              </w:rPr>
            </w:pPr>
            <w:ins w:id="332" w:author="Zarrar Khan" w:date="2026-06-17T09:44:00Z" w16du:dateUtc="2026-06-17T04:44:00Z">
              <w:r>
                <w:rPr>
                  <w:b/>
                  <w:bCs/>
                  <w:color w:val="F5F2EC"/>
                  <w:sz w:val="20"/>
                  <w:szCs w:val="20"/>
                </w:rPr>
                <w:t>16,894</w:t>
              </w:r>
            </w:ins>
          </w:p>
        </w:tc>
      </w:tr>
    </w:tbl>
    <w:p w14:paraId="24AF60A3" w14:textId="77777777" w:rsidR="00B64FF2" w:rsidRDefault="00B64FF2" w:rsidP="00B64FF2">
      <w:pPr>
        <w:rPr>
          <w:ins w:id="333" w:author="Zarrar Khan" w:date="2026-06-17T09:44:00Z" w16du:dateUtc="2026-06-17T04:44:00Z"/>
        </w:rPr>
      </w:pPr>
    </w:p>
    <w:p w14:paraId="771B0DA6" w14:textId="77777777" w:rsidR="00B64FF2" w:rsidRDefault="00B64FF2" w:rsidP="00B64FF2">
      <w:pPr>
        <w:pStyle w:val="Heading3"/>
        <w:rPr>
          <w:ins w:id="334" w:author="Zarrar Khan" w:date="2026-06-17T09:44:00Z" w16du:dateUtc="2026-06-17T04:44:00Z"/>
        </w:rPr>
      </w:pPr>
      <w:bookmarkStart w:id="335" w:name="_8hx3qag9zzdn" w:colFirst="0" w:colLast="0"/>
      <w:bookmarkEnd w:id="335"/>
      <w:ins w:id="336" w:author="Zarrar Khan" w:date="2026-06-17T09:44:00Z" w16du:dateUtc="2026-06-17T04:44:00Z">
        <w:r>
          <w:rPr>
            <w:noProof/>
          </w:rPr>
          <w:drawing>
            <wp:inline distT="114300" distB="114300" distL="114300" distR="114300" wp14:anchorId="4D8F85F7" wp14:editId="2D403729">
              <wp:extent cx="5943600" cy="2842641"/>
              <wp:effectExtent l="12700" t="12700" r="12700" b="12700"/>
              <wp:docPr id="1472037736" name="image13.png" descr="A graph of different colored bars&#10;&#10;AI-generated content may be incorrect."/>
              <wp:cNvGraphicFramePr/>
              <a:graphic xmlns:a="http://schemas.openxmlformats.org/drawingml/2006/main">
                <a:graphicData uri="http://schemas.openxmlformats.org/drawingml/2006/picture">
                  <pic:pic xmlns:pic="http://schemas.openxmlformats.org/drawingml/2006/picture">
                    <pic:nvPicPr>
                      <pic:cNvPr id="1472037736" name="image13.png" descr="A graph of different colored bars&#10;&#10;AI-generated content may be incorrect."/>
                      <pic:cNvPicPr preferRelativeResize="0"/>
                    </pic:nvPicPr>
                    <pic:blipFill>
                      <a:blip r:embed="rId25"/>
                      <a:srcRect t="4346"/>
                      <a:stretch>
                        <a:fillRect/>
                      </a:stretch>
                    </pic:blipFill>
                    <pic:spPr>
                      <a:xfrm>
                        <a:off x="0" y="0"/>
                        <a:ext cx="5943600" cy="2842641"/>
                      </a:xfrm>
                      <a:prstGeom prst="rect">
                        <a:avLst/>
                      </a:prstGeom>
                      <a:ln w="12700">
                        <a:solidFill>
                          <a:srgbClr val="627882"/>
                        </a:solidFill>
                        <a:prstDash val="solid"/>
                      </a:ln>
                    </pic:spPr>
                  </pic:pic>
                </a:graphicData>
              </a:graphic>
            </wp:inline>
          </w:drawing>
        </w:r>
      </w:ins>
    </w:p>
    <w:p w14:paraId="63E7A199" w14:textId="243FA8EF" w:rsidR="00B64FF2" w:rsidRDefault="00B64FF2" w:rsidP="00B64FF2">
      <w:pPr>
        <w:rPr>
          <w:ins w:id="337" w:author="Zarrar Khan" w:date="2026-06-17T09:44:00Z" w16du:dateUtc="2026-06-17T04:44:00Z"/>
        </w:rPr>
      </w:pPr>
      <w:ins w:id="338" w:author="Zarrar Khan" w:date="2026-06-17T09:44:00Z" w16du:dateUtc="2026-06-17T04:44:00Z">
        <w:r>
          <w:rPr>
            <w:b/>
            <w:bCs/>
            <w:color w:val="4D311A"/>
            <w:sz w:val="20"/>
            <w:szCs w:val="20"/>
          </w:rPr>
          <w:t xml:space="preserve">Figure </w:t>
        </w:r>
      </w:ins>
      <w:ins w:id="339" w:author="Zarrar Khan" w:date="2026-06-17T10:35:00Z" w16du:dateUtc="2026-06-17T05:35:00Z">
        <w:r w:rsidR="007F77BF">
          <w:rPr>
            <w:b/>
            <w:bCs/>
            <w:color w:val="4D311A"/>
            <w:sz w:val="20"/>
            <w:szCs w:val="20"/>
          </w:rPr>
          <w:t>1</w:t>
        </w:r>
      </w:ins>
      <w:ins w:id="340" w:author="Zarrar Khan" w:date="2026-06-17T09:44:00Z" w16du:dateUtc="2026-06-17T04:44:00Z">
        <w:r>
          <w:rPr>
            <w:b/>
            <w:bCs/>
            <w:color w:val="4D311A"/>
            <w:sz w:val="20"/>
            <w:szCs w:val="20"/>
          </w:rPr>
          <w:t>: Scopus Search String Results by Query</w:t>
        </w:r>
      </w:ins>
    </w:p>
    <w:p w14:paraId="3D0096EC" w14:textId="5D4DC6FD" w:rsidR="00B64FF2" w:rsidRDefault="00D93E87" w:rsidP="00D93E87">
      <w:pPr>
        <w:pStyle w:val="Heading3"/>
        <w:rPr>
          <w:ins w:id="341" w:author="Zarrar Khan" w:date="2026-06-17T09:44:00Z" w16du:dateUtc="2026-06-17T04:44:00Z"/>
        </w:rPr>
        <w:pPrChange w:id="342" w:author="Zarrar Khan" w:date="2026-06-17T10:05:00Z" w16du:dateUtc="2026-06-17T05:05:00Z">
          <w:pPr>
            <w:pStyle w:val="Heading2"/>
            <w:numPr>
              <w:ilvl w:val="1"/>
              <w:numId w:val="11"/>
            </w:numPr>
            <w:spacing w:before="200"/>
            <w:ind w:left="1440"/>
          </w:pPr>
        </w:pPrChange>
      </w:pPr>
      <w:bookmarkStart w:id="343" w:name="_yqfeljbisiom" w:colFirst="0" w:colLast="0"/>
      <w:bookmarkStart w:id="344" w:name="_rfoffcdv0me9" w:colFirst="0" w:colLast="0"/>
      <w:bookmarkEnd w:id="343"/>
      <w:bookmarkEnd w:id="344"/>
      <w:ins w:id="345" w:author="Zarrar Khan" w:date="2026-06-17T10:05:00Z" w16du:dateUtc="2026-06-17T05:05:00Z">
        <w:r>
          <w:t xml:space="preserve">3.2.2 </w:t>
        </w:r>
      </w:ins>
      <w:ins w:id="346" w:author="Zarrar Khan" w:date="2026-06-17T09:44:00Z" w16du:dateUtc="2026-06-17T04:44:00Z">
        <w:r w:rsidR="00B64FF2">
          <w:t>Web-based search engines</w:t>
        </w:r>
      </w:ins>
    </w:p>
    <w:p w14:paraId="5AAA9E45" w14:textId="52D4D623" w:rsidR="00B64FF2" w:rsidRDefault="00B64FF2" w:rsidP="00B64FF2">
      <w:pPr>
        <w:rPr>
          <w:ins w:id="347" w:author="Zarrar Khan" w:date="2026-06-17T09:44:00Z" w16du:dateUtc="2026-06-17T04:44:00Z"/>
        </w:rPr>
      </w:pPr>
      <w:ins w:id="348" w:author="Zarrar Khan" w:date="2026-06-17T09:44:00Z" w16du:dateUtc="2026-06-17T04:44:00Z">
        <w:r>
          <w:t xml:space="preserve">Web-based search engines </w:t>
        </w:r>
      </w:ins>
      <w:ins w:id="349" w:author="Zarrar Khan" w:date="2026-06-17T10:07:00Z" w16du:dateUtc="2026-06-17T05:07:00Z">
        <w:r w:rsidR="00D93E87">
          <w:t>were</w:t>
        </w:r>
      </w:ins>
      <w:ins w:id="350" w:author="Zarrar Khan" w:date="2026-06-17T09:44:00Z" w16du:dateUtc="2026-06-17T04:44:00Z">
        <w:r>
          <w:t xml:space="preserve"> used to retrieve academic and gray literature not captured in bibliographic databases.</w:t>
        </w:r>
      </w:ins>
    </w:p>
    <w:p w14:paraId="5E86A24B" w14:textId="77777777" w:rsidR="00B64FF2" w:rsidRDefault="00B64FF2" w:rsidP="00B64FF2">
      <w:pPr>
        <w:numPr>
          <w:ilvl w:val="0"/>
          <w:numId w:val="10"/>
        </w:numPr>
        <w:spacing w:after="0"/>
        <w:rPr>
          <w:ins w:id="351" w:author="Zarrar Khan" w:date="2026-06-17T09:44:00Z" w16du:dateUtc="2026-06-17T04:44:00Z"/>
        </w:rPr>
      </w:pPr>
      <w:ins w:id="352" w:author="Zarrar Khan" w:date="2026-06-17T09:44:00Z" w16du:dateUtc="2026-06-17T04:44:00Z">
        <w:r>
          <w:t>Google Scholar</w:t>
        </w:r>
      </w:ins>
    </w:p>
    <w:p w14:paraId="6E0D004B" w14:textId="77777777" w:rsidR="00B64FF2" w:rsidRDefault="00B64FF2" w:rsidP="00B64FF2">
      <w:pPr>
        <w:numPr>
          <w:ilvl w:val="0"/>
          <w:numId w:val="10"/>
        </w:numPr>
        <w:spacing w:before="0"/>
        <w:rPr>
          <w:ins w:id="353" w:author="Zarrar Khan" w:date="2026-06-17T09:44:00Z" w16du:dateUtc="2026-06-17T04:44:00Z"/>
        </w:rPr>
      </w:pPr>
      <w:ins w:id="354" w:author="Zarrar Khan" w:date="2026-06-17T09:44:00Z" w16du:dateUtc="2026-06-17T04:44:00Z">
        <w:r>
          <w:t>DuckDuckGo (to reduce personalization bias)</w:t>
        </w:r>
      </w:ins>
    </w:p>
    <w:p w14:paraId="03D1306A" w14:textId="77777777" w:rsidR="00B64FF2" w:rsidRDefault="00B64FF2" w:rsidP="00B64FF2">
      <w:pPr>
        <w:rPr>
          <w:ins w:id="355" w:author="Zarrar Khan" w:date="2026-06-17T09:44:00Z" w16du:dateUtc="2026-06-17T04:44:00Z"/>
        </w:rPr>
      </w:pPr>
      <w:ins w:id="356" w:author="Zarrar Khan" w:date="2026-06-17T09:44:00Z" w16du:dateUtc="2026-06-17T04:44:00Z">
        <w:r>
          <w:t>Approach:</w:t>
        </w:r>
      </w:ins>
    </w:p>
    <w:p w14:paraId="0B3B0D08" w14:textId="17678C26" w:rsidR="00B64FF2" w:rsidRDefault="00B64FF2" w:rsidP="00B64FF2">
      <w:pPr>
        <w:numPr>
          <w:ilvl w:val="0"/>
          <w:numId w:val="13"/>
        </w:numPr>
        <w:spacing w:after="0"/>
        <w:rPr>
          <w:ins w:id="357" w:author="Zarrar Khan" w:date="2026-06-17T09:44:00Z" w16du:dateUtc="2026-06-17T04:44:00Z"/>
        </w:rPr>
      </w:pPr>
      <w:ins w:id="358" w:author="Zarrar Khan" w:date="2026-06-17T09:44:00Z" w16du:dateUtc="2026-06-17T04:44:00Z">
        <w:r>
          <w:t>Use</w:t>
        </w:r>
      </w:ins>
      <w:ins w:id="359" w:author="Zarrar Khan" w:date="2026-06-17T10:07:00Z" w16du:dateUtc="2026-06-17T05:07:00Z">
        <w:r w:rsidR="00D93E87">
          <w:t>d</w:t>
        </w:r>
      </w:ins>
      <w:ins w:id="360" w:author="Zarrar Khan" w:date="2026-06-17T09:44:00Z" w16du:dateUtc="2026-06-17T04:44:00Z">
        <w:r>
          <w:t xml:space="preserve"> extended but simplified Boolean-style search strings aligned with the core PCCM framework, taking advantage of Google Scholar’s expanded character limits while remaining within platform constraints.</w:t>
        </w:r>
      </w:ins>
    </w:p>
    <w:p w14:paraId="736F9A0F" w14:textId="7DF1F581" w:rsidR="00B64FF2" w:rsidRDefault="00B64FF2" w:rsidP="00B64FF2">
      <w:pPr>
        <w:numPr>
          <w:ilvl w:val="0"/>
          <w:numId w:val="13"/>
        </w:numPr>
        <w:spacing w:before="0" w:after="0"/>
        <w:rPr>
          <w:ins w:id="361" w:author="Zarrar Khan" w:date="2026-06-17T09:44:00Z" w16du:dateUtc="2026-06-17T04:44:00Z"/>
        </w:rPr>
      </w:pPr>
      <w:ins w:id="362" w:author="Zarrar Khan" w:date="2026-06-17T09:44:00Z" w16du:dateUtc="2026-06-17T04:44:00Z">
        <w:r>
          <w:t>Screen</w:t>
        </w:r>
      </w:ins>
      <w:ins w:id="363" w:author="Zarrar Khan" w:date="2026-06-17T10:07:00Z" w16du:dateUtc="2026-06-17T05:07:00Z">
        <w:r w:rsidR="00D93E87">
          <w:t>ed</w:t>
        </w:r>
      </w:ins>
      <w:ins w:id="364" w:author="Zarrar Khan" w:date="2026-06-17T09:44:00Z" w16du:dateUtc="2026-06-17T04:44:00Z">
        <w:r>
          <w:t xml:space="preserve"> first 200 results per string, consistent with CEE guidance.</w:t>
        </w:r>
      </w:ins>
    </w:p>
    <w:p w14:paraId="1B762D75" w14:textId="235EB282" w:rsidR="00B64FF2" w:rsidRDefault="00B64FF2" w:rsidP="00B64FF2">
      <w:pPr>
        <w:numPr>
          <w:ilvl w:val="0"/>
          <w:numId w:val="13"/>
        </w:numPr>
        <w:spacing w:before="0"/>
        <w:rPr>
          <w:ins w:id="365" w:author="Zarrar Khan" w:date="2026-06-17T09:44:00Z" w16du:dateUtc="2026-06-17T04:44:00Z"/>
        </w:rPr>
      </w:pPr>
      <w:ins w:id="366" w:author="Zarrar Khan" w:date="2026-06-17T09:44:00Z" w16du:dateUtc="2026-06-17T04:44:00Z">
        <w:r>
          <w:t>Record</w:t>
        </w:r>
      </w:ins>
      <w:ins w:id="367" w:author="Zarrar Khan" w:date="2026-06-17T10:07:00Z" w16du:dateUtc="2026-06-17T05:07:00Z">
        <w:r w:rsidR="00D93E87">
          <w:t>ed</w:t>
        </w:r>
      </w:ins>
      <w:ins w:id="368" w:author="Zarrar Khan" w:date="2026-06-17T09:44:00Z" w16du:dateUtc="2026-06-17T04:44:00Z">
        <w:r>
          <w:t xml:space="preserve"> search date, search terms, and number of hits.</w:t>
        </w:r>
      </w:ins>
    </w:p>
    <w:p w14:paraId="1FBAACA9" w14:textId="77777777" w:rsidR="00B64FF2" w:rsidRDefault="00B64FF2" w:rsidP="00B64FF2">
      <w:pPr>
        <w:pStyle w:val="Heading3"/>
        <w:rPr>
          <w:ins w:id="369" w:author="Zarrar Khan" w:date="2026-06-17T09:44:00Z" w16du:dateUtc="2026-06-17T04:44:00Z"/>
        </w:rPr>
      </w:pPr>
      <w:bookmarkStart w:id="370" w:name="_m0vprk5q8qom" w:colFirst="0" w:colLast="0"/>
      <w:bookmarkEnd w:id="370"/>
      <w:ins w:id="371" w:author="Zarrar Khan" w:date="2026-06-17T09:44:00Z" w16du:dateUtc="2026-06-17T04:44:00Z">
        <w:r>
          <w:t>Example Google Scholar String</w:t>
        </w:r>
      </w:ins>
    </w:p>
    <w:p w14:paraId="577E89FD" w14:textId="77777777" w:rsidR="00B64FF2" w:rsidRDefault="00B64FF2" w:rsidP="00B64FF2">
      <w:pPr>
        <w:ind w:left="720"/>
        <w:rPr>
          <w:ins w:id="372" w:author="Zarrar Khan" w:date="2026-06-17T09:44:00Z" w16du:dateUtc="2026-06-17T04:44:00Z"/>
          <w:rFonts w:ascii="Roboto" w:eastAsia="Roboto" w:hAnsi="Roboto" w:cs="Roboto"/>
          <w:color w:val="188038"/>
          <w:sz w:val="20"/>
          <w:szCs w:val="20"/>
        </w:rPr>
      </w:pPr>
      <w:ins w:id="373" w:author="Zarrar Khan" w:date="2026-06-17T09:44:00Z" w16du:dateUtc="2026-06-17T04:44:00Z">
        <w:r>
          <w:rPr>
            <w:rFonts w:ascii="Roboto" w:eastAsia="Roboto" w:hAnsi="Roboto" w:cs="Roboto"/>
            <w:color w:val="188038"/>
            <w:sz w:val="20"/>
            <w:szCs w:val="20"/>
          </w:rPr>
          <w:t>"</w:t>
        </w:r>
        <w:proofErr w:type="gramStart"/>
        <w:r>
          <w:rPr>
            <w:rFonts w:ascii="Roboto" w:eastAsia="Roboto" w:hAnsi="Roboto" w:cs="Roboto"/>
            <w:color w:val="188038"/>
            <w:sz w:val="20"/>
            <w:szCs w:val="20"/>
          </w:rPr>
          <w:t>climate</w:t>
        </w:r>
        <w:proofErr w:type="gramEnd"/>
        <w:r>
          <w:rPr>
            <w:rFonts w:ascii="Roboto" w:eastAsia="Roboto" w:hAnsi="Roboto" w:cs="Roboto"/>
            <w:color w:val="188038"/>
            <w:sz w:val="20"/>
            <w:szCs w:val="20"/>
          </w:rPr>
          <w:t xml:space="preserve"> adaptation" smallholder</w:t>
        </w:r>
      </w:ins>
    </w:p>
    <w:p w14:paraId="2C808A66" w14:textId="77777777" w:rsidR="00B64FF2" w:rsidRDefault="00B64FF2" w:rsidP="00B64FF2">
      <w:pPr>
        <w:ind w:left="720"/>
        <w:rPr>
          <w:ins w:id="374" w:author="Zarrar Khan" w:date="2026-06-17T09:44:00Z" w16du:dateUtc="2026-06-17T04:44:00Z"/>
          <w:rFonts w:ascii="Roboto" w:eastAsia="Roboto" w:hAnsi="Roboto" w:cs="Roboto"/>
          <w:color w:val="188038"/>
          <w:sz w:val="20"/>
          <w:szCs w:val="20"/>
        </w:rPr>
      </w:pPr>
      <w:ins w:id="375" w:author="Zarrar Khan" w:date="2026-06-17T09:44:00Z" w16du:dateUtc="2026-06-17T04:44:00Z">
        <w:r>
          <w:rPr>
            <w:rFonts w:ascii="Roboto" w:eastAsia="Roboto" w:hAnsi="Roboto" w:cs="Roboto"/>
            <w:color w:val="188038"/>
            <w:sz w:val="20"/>
            <w:szCs w:val="20"/>
          </w:rPr>
          <w:t>("adaptation process" OR "adaptation outcome" OR "adaptive capacity" OR "climate resilience" OR livelihoods OR wellbeing)</w:t>
        </w:r>
      </w:ins>
    </w:p>
    <w:p w14:paraId="5A4A3C93" w14:textId="77777777" w:rsidR="00B64FF2" w:rsidRDefault="00B64FF2" w:rsidP="00B64FF2">
      <w:pPr>
        <w:ind w:left="720"/>
        <w:rPr>
          <w:ins w:id="376" w:author="Zarrar Khan" w:date="2026-06-17T09:44:00Z" w16du:dateUtc="2026-06-17T04:44:00Z"/>
          <w:rFonts w:ascii="Roboto" w:eastAsia="Roboto" w:hAnsi="Roboto" w:cs="Roboto"/>
          <w:color w:val="188038"/>
          <w:sz w:val="20"/>
          <w:szCs w:val="20"/>
        </w:rPr>
      </w:pPr>
      <w:ins w:id="377" w:author="Zarrar Khan" w:date="2026-06-17T09:44:00Z" w16du:dateUtc="2026-06-17T04:44:00Z">
        <w:r>
          <w:rPr>
            <w:rFonts w:ascii="Roboto" w:eastAsia="Roboto" w:hAnsi="Roboto" w:cs="Roboto"/>
            <w:color w:val="188038"/>
            <w:sz w:val="20"/>
            <w:szCs w:val="20"/>
          </w:rPr>
          <w:t>(indicator OR metric OR measurement OR monitoring OR evaluation OR index)</w:t>
        </w:r>
      </w:ins>
    </w:p>
    <w:p w14:paraId="6D02C537" w14:textId="77777777" w:rsidR="00B64FF2" w:rsidRDefault="00B64FF2" w:rsidP="00B64FF2">
      <w:pPr>
        <w:ind w:left="720"/>
        <w:rPr>
          <w:ins w:id="378" w:author="Zarrar Khan" w:date="2026-06-17T09:44:00Z" w16du:dateUtc="2026-06-17T04:44:00Z"/>
          <w:rFonts w:ascii="Roboto" w:eastAsia="Roboto" w:hAnsi="Roboto" w:cs="Roboto"/>
          <w:color w:val="188038"/>
          <w:sz w:val="20"/>
          <w:szCs w:val="20"/>
        </w:rPr>
      </w:pPr>
      <w:ins w:id="379" w:author="Zarrar Khan" w:date="2026-06-17T09:44:00Z" w16du:dateUtc="2026-06-17T04:44:00Z">
        <w:r>
          <w:rPr>
            <w:rFonts w:ascii="Roboto" w:eastAsia="Roboto" w:hAnsi="Roboto" w:cs="Roboto"/>
            <w:color w:val="188038"/>
            <w:sz w:val="20"/>
            <w:szCs w:val="20"/>
          </w:rPr>
          <w:lastRenderedPageBreak/>
          <w:t>(agriculture OR farming OR fisheries OR livestock)</w:t>
        </w:r>
      </w:ins>
    </w:p>
    <w:p w14:paraId="1E54CBD0" w14:textId="77777777" w:rsidR="00B64FF2" w:rsidRDefault="00B64FF2" w:rsidP="00B64FF2">
      <w:pPr>
        <w:ind w:left="720"/>
        <w:rPr>
          <w:ins w:id="380" w:author="Zarrar Khan" w:date="2026-06-17T09:44:00Z" w16du:dateUtc="2026-06-17T04:44:00Z"/>
          <w:rFonts w:ascii="Roboto" w:eastAsia="Roboto" w:hAnsi="Roboto" w:cs="Roboto"/>
          <w:color w:val="188038"/>
          <w:sz w:val="20"/>
          <w:szCs w:val="20"/>
        </w:rPr>
      </w:pPr>
      <w:ins w:id="381" w:author="Zarrar Khan" w:date="2026-06-17T09:44:00Z" w16du:dateUtc="2026-06-17T04:44:00Z">
        <w:r>
          <w:rPr>
            <w:rFonts w:ascii="Roboto" w:eastAsia="Roboto" w:hAnsi="Roboto" w:cs="Roboto"/>
            <w:color w:val="188038"/>
            <w:sz w:val="20"/>
            <w:szCs w:val="20"/>
          </w:rPr>
          <w:t>(disaster OR shock OR drought OR flood OR "climate risk")</w:t>
        </w:r>
      </w:ins>
    </w:p>
    <w:p w14:paraId="361BB591" w14:textId="68F717A9" w:rsidR="00B64FF2" w:rsidRDefault="00D93E87" w:rsidP="00D93E87">
      <w:pPr>
        <w:pStyle w:val="Heading3"/>
        <w:rPr>
          <w:ins w:id="382" w:author="Zarrar Khan" w:date="2026-06-17T09:44:00Z" w16du:dateUtc="2026-06-17T04:44:00Z"/>
        </w:rPr>
        <w:pPrChange w:id="383" w:author="Zarrar Khan" w:date="2026-06-17T10:05:00Z" w16du:dateUtc="2026-06-17T05:05:00Z">
          <w:pPr>
            <w:pStyle w:val="Heading2"/>
            <w:numPr>
              <w:ilvl w:val="1"/>
              <w:numId w:val="11"/>
            </w:numPr>
            <w:ind w:left="1440"/>
          </w:pPr>
        </w:pPrChange>
      </w:pPr>
      <w:bookmarkStart w:id="384" w:name="_7ya5yec89y8v" w:colFirst="0" w:colLast="0"/>
      <w:bookmarkEnd w:id="384"/>
      <w:ins w:id="385" w:author="Zarrar Khan" w:date="2026-06-17T10:05:00Z" w16du:dateUtc="2026-06-17T05:05:00Z">
        <w:r>
          <w:t xml:space="preserve">3.2.3 </w:t>
        </w:r>
      </w:ins>
      <w:ins w:id="386" w:author="Zarrar Khan" w:date="2026-06-17T09:44:00Z" w16du:dateUtc="2026-06-17T04:44:00Z">
        <w:r w:rsidR="00B64FF2">
          <w:t>Organizational websites</w:t>
        </w:r>
      </w:ins>
    </w:p>
    <w:p w14:paraId="60114EB2" w14:textId="712F562D" w:rsidR="00B64FF2" w:rsidRDefault="00D93E87" w:rsidP="00B64FF2">
      <w:pPr>
        <w:rPr>
          <w:ins w:id="387" w:author="Zarrar Khan" w:date="2026-06-17T09:44:00Z" w16du:dateUtc="2026-06-17T04:44:00Z"/>
        </w:rPr>
      </w:pPr>
      <w:ins w:id="388" w:author="Zarrar Khan" w:date="2026-06-17T10:07:00Z" w16du:dateUtc="2026-06-17T05:07:00Z">
        <w:r>
          <w:t>We searched</w:t>
        </w:r>
      </w:ins>
      <w:ins w:id="389" w:author="Zarrar Khan" w:date="2026-06-17T09:44:00Z" w16du:dateUtc="2026-06-17T04:44:00Z">
        <w:r w:rsidR="00B64FF2">
          <w:t xml:space="preserve"> organizational repositories relevant to:</w:t>
        </w:r>
      </w:ins>
    </w:p>
    <w:p w14:paraId="1304E666" w14:textId="77777777" w:rsidR="00B64FF2" w:rsidRDefault="00B64FF2" w:rsidP="00B64FF2">
      <w:pPr>
        <w:numPr>
          <w:ilvl w:val="0"/>
          <w:numId w:val="16"/>
        </w:numPr>
        <w:spacing w:before="0" w:after="0"/>
        <w:rPr>
          <w:ins w:id="390" w:author="Zarrar Khan" w:date="2026-06-17T09:44:00Z" w16du:dateUtc="2026-06-17T04:44:00Z"/>
        </w:rPr>
      </w:pPr>
      <w:ins w:id="391" w:author="Zarrar Khan" w:date="2026-06-17T09:44:00Z" w16du:dateUtc="2026-06-17T04:44:00Z">
        <w:r>
          <w:t xml:space="preserve">UN agencies and initiatives: </w:t>
        </w:r>
      </w:ins>
    </w:p>
    <w:p w14:paraId="3E078177" w14:textId="77777777" w:rsidR="00B64FF2" w:rsidRDefault="00B64FF2" w:rsidP="00B64FF2">
      <w:pPr>
        <w:numPr>
          <w:ilvl w:val="1"/>
          <w:numId w:val="16"/>
        </w:numPr>
        <w:spacing w:before="0" w:after="0"/>
        <w:rPr>
          <w:ins w:id="392" w:author="Zarrar Khan" w:date="2026-06-17T09:44:00Z" w16du:dateUtc="2026-06-17T04:44:00Z"/>
        </w:rPr>
      </w:pPr>
      <w:ins w:id="393" w:author="Zarrar Khan" w:date="2026-06-17T09:44:00Z" w16du:dateUtc="2026-06-17T04:44:00Z">
        <w:r>
          <w:t xml:space="preserve">FAO: </w:t>
        </w:r>
        <w:r>
          <w:fldChar w:fldCharType="begin"/>
        </w:r>
        <w:r>
          <w:instrText>HYPERLINK "https://openknowledge.fao.org/home" \h</w:instrText>
        </w:r>
        <w:r>
          <w:fldChar w:fldCharType="separate"/>
        </w:r>
        <w:r>
          <w:rPr>
            <w:color w:val="1155CC"/>
            <w:u w:val="single"/>
          </w:rPr>
          <w:t>https://openknowledge.fao.org/home</w:t>
        </w:r>
        <w:r>
          <w:fldChar w:fldCharType="end"/>
        </w:r>
        <w:r>
          <w:t xml:space="preserve"> </w:t>
        </w:r>
      </w:ins>
    </w:p>
    <w:p w14:paraId="40FE84BA" w14:textId="77777777" w:rsidR="00B64FF2" w:rsidRDefault="00B64FF2" w:rsidP="00B64FF2">
      <w:pPr>
        <w:numPr>
          <w:ilvl w:val="1"/>
          <w:numId w:val="16"/>
        </w:numPr>
        <w:spacing w:before="0" w:after="0"/>
        <w:rPr>
          <w:ins w:id="394" w:author="Zarrar Khan" w:date="2026-06-17T09:44:00Z" w16du:dateUtc="2026-06-17T04:44:00Z"/>
        </w:rPr>
      </w:pPr>
      <w:ins w:id="395" w:author="Zarrar Khan" w:date="2026-06-17T09:44:00Z" w16du:dateUtc="2026-06-17T04:44:00Z">
        <w:r>
          <w:t xml:space="preserve">International Fund for Agricultural Development (IFAD): </w:t>
        </w:r>
        <w:r>
          <w:fldChar w:fldCharType="begin"/>
        </w:r>
        <w:r>
          <w:instrText>HYPERLINK "https://www.ifad.org/en/research" \h</w:instrText>
        </w:r>
        <w:r>
          <w:fldChar w:fldCharType="separate"/>
        </w:r>
        <w:r>
          <w:rPr>
            <w:color w:val="1155CC"/>
            <w:u w:val="single"/>
          </w:rPr>
          <w:t>https://www.ifad.org/en/research</w:t>
        </w:r>
        <w:r>
          <w:fldChar w:fldCharType="end"/>
        </w:r>
        <w:r>
          <w:t xml:space="preserve"> </w:t>
        </w:r>
      </w:ins>
    </w:p>
    <w:p w14:paraId="7F36ACE2" w14:textId="77777777" w:rsidR="00B64FF2" w:rsidRDefault="00B64FF2" w:rsidP="00B64FF2">
      <w:pPr>
        <w:numPr>
          <w:ilvl w:val="1"/>
          <w:numId w:val="16"/>
        </w:numPr>
        <w:spacing w:before="0" w:after="0"/>
        <w:rPr>
          <w:ins w:id="396" w:author="Zarrar Khan" w:date="2026-06-17T09:44:00Z" w16du:dateUtc="2026-06-17T04:44:00Z"/>
        </w:rPr>
      </w:pPr>
      <w:ins w:id="397" w:author="Zarrar Khan" w:date="2026-06-17T09:44:00Z" w16du:dateUtc="2026-06-17T04:44:00Z">
        <w:r>
          <w:t xml:space="preserve">United Nations Development </w:t>
        </w:r>
        <w:proofErr w:type="spellStart"/>
        <w:r>
          <w:t>Programme</w:t>
        </w:r>
        <w:proofErr w:type="spellEnd"/>
        <w:r>
          <w:t xml:space="preserve"> (UNDP): </w:t>
        </w:r>
        <w:r>
          <w:fldChar w:fldCharType="begin"/>
        </w:r>
        <w:r>
          <w:instrText>HYPERLINK "https://www.undp.org/publications" \h</w:instrText>
        </w:r>
        <w:r>
          <w:fldChar w:fldCharType="separate"/>
        </w:r>
        <w:r>
          <w:rPr>
            <w:color w:val="1155CC"/>
            <w:u w:val="single"/>
          </w:rPr>
          <w:t>https://www.undp.org/publications</w:t>
        </w:r>
        <w:r>
          <w:fldChar w:fldCharType="end"/>
        </w:r>
        <w:r>
          <w:t xml:space="preserve"> </w:t>
        </w:r>
      </w:ins>
    </w:p>
    <w:p w14:paraId="6F9347B8" w14:textId="77777777" w:rsidR="00B64FF2" w:rsidRDefault="00B64FF2" w:rsidP="00B64FF2">
      <w:pPr>
        <w:numPr>
          <w:ilvl w:val="1"/>
          <w:numId w:val="16"/>
        </w:numPr>
        <w:spacing w:before="0" w:after="0"/>
        <w:rPr>
          <w:ins w:id="398" w:author="Zarrar Khan" w:date="2026-06-17T09:44:00Z" w16du:dateUtc="2026-06-17T04:44:00Z"/>
        </w:rPr>
      </w:pPr>
      <w:ins w:id="399" w:author="Zarrar Khan" w:date="2026-06-17T09:44:00Z" w16du:dateUtc="2026-06-17T04:44:00Z">
        <w:r>
          <w:t xml:space="preserve">United Nations Environment </w:t>
        </w:r>
        <w:proofErr w:type="spellStart"/>
        <w:r>
          <w:t>Programme</w:t>
        </w:r>
        <w:proofErr w:type="spellEnd"/>
        <w:r>
          <w:t xml:space="preserve"> (UNEP): </w:t>
        </w:r>
        <w:r>
          <w:fldChar w:fldCharType="begin"/>
        </w:r>
        <w:r>
          <w:instrText>HYPERLINK "https://wedocs.unep.org/home" \h</w:instrText>
        </w:r>
        <w:r>
          <w:fldChar w:fldCharType="separate"/>
        </w:r>
        <w:r>
          <w:rPr>
            <w:color w:val="1155CC"/>
            <w:u w:val="single"/>
          </w:rPr>
          <w:t>https://wedocs.unep.org/home</w:t>
        </w:r>
        <w:r>
          <w:fldChar w:fldCharType="end"/>
        </w:r>
        <w:r>
          <w:t xml:space="preserve">  </w:t>
        </w:r>
      </w:ins>
    </w:p>
    <w:p w14:paraId="00335429" w14:textId="77777777" w:rsidR="00B64FF2" w:rsidRDefault="00B64FF2" w:rsidP="00B64FF2">
      <w:pPr>
        <w:numPr>
          <w:ilvl w:val="1"/>
          <w:numId w:val="16"/>
        </w:numPr>
        <w:spacing w:before="0" w:after="0"/>
        <w:rPr>
          <w:ins w:id="400" w:author="Zarrar Khan" w:date="2026-06-17T09:44:00Z" w16du:dateUtc="2026-06-17T04:44:00Z"/>
        </w:rPr>
      </w:pPr>
      <w:ins w:id="401" w:author="Zarrar Khan" w:date="2026-06-17T09:44:00Z" w16du:dateUtc="2026-06-17T04:44:00Z">
        <w:r>
          <w:t xml:space="preserve">United Nations Framework Convention on Climate Change (UNFCCC): </w:t>
        </w:r>
        <w:r>
          <w:fldChar w:fldCharType="begin"/>
        </w:r>
        <w:r>
          <w:instrText>HYPERLINK "https://www4.unfccc.int/sites/NWPStaging/Pages/Home.aspx" \h</w:instrText>
        </w:r>
        <w:r>
          <w:fldChar w:fldCharType="separate"/>
        </w:r>
        <w:r>
          <w:rPr>
            <w:color w:val="1155CC"/>
            <w:u w:val="single"/>
          </w:rPr>
          <w:t>https://www4.unfccc.int/sites/NWPStaging/Pages/Home.aspx</w:t>
        </w:r>
        <w:r>
          <w:fldChar w:fldCharType="end"/>
        </w:r>
        <w:r>
          <w:t xml:space="preserve"> </w:t>
        </w:r>
      </w:ins>
    </w:p>
    <w:p w14:paraId="4C30552D" w14:textId="77777777" w:rsidR="00B64FF2" w:rsidRDefault="00B64FF2" w:rsidP="00B64FF2">
      <w:pPr>
        <w:numPr>
          <w:ilvl w:val="0"/>
          <w:numId w:val="16"/>
        </w:numPr>
        <w:spacing w:before="0" w:after="0"/>
        <w:rPr>
          <w:ins w:id="402" w:author="Zarrar Khan" w:date="2026-06-17T09:44:00Z" w16du:dateUtc="2026-06-17T04:44:00Z"/>
        </w:rPr>
      </w:pPr>
      <w:ins w:id="403" w:author="Zarrar Khan" w:date="2026-06-17T09:44:00Z" w16du:dateUtc="2026-06-17T04:44:00Z">
        <w:r>
          <w:t xml:space="preserve">World Adaptation Science </w:t>
        </w:r>
        <w:proofErr w:type="spellStart"/>
        <w:r>
          <w:t>Programme</w:t>
        </w:r>
        <w:proofErr w:type="spellEnd"/>
        <w:r>
          <w:t xml:space="preserve"> (WASP): </w:t>
        </w:r>
        <w:r>
          <w:fldChar w:fldCharType="begin"/>
        </w:r>
        <w:r>
          <w:instrText>HYPERLINK "https://wasp-adaptation.org/resources/view-all" \h</w:instrText>
        </w:r>
        <w:r>
          <w:fldChar w:fldCharType="separate"/>
        </w:r>
        <w:r>
          <w:rPr>
            <w:color w:val="1155CC"/>
            <w:u w:val="single"/>
          </w:rPr>
          <w:t>https://wasp-adaptation.org/resources/view-all</w:t>
        </w:r>
        <w:r>
          <w:fldChar w:fldCharType="end"/>
        </w:r>
        <w:r>
          <w:t xml:space="preserve"> </w:t>
        </w:r>
      </w:ins>
    </w:p>
    <w:p w14:paraId="75408699" w14:textId="77777777" w:rsidR="00B64FF2" w:rsidRDefault="00B64FF2" w:rsidP="00B64FF2">
      <w:pPr>
        <w:numPr>
          <w:ilvl w:val="0"/>
          <w:numId w:val="16"/>
        </w:numPr>
        <w:spacing w:before="0" w:after="0"/>
        <w:rPr>
          <w:ins w:id="404" w:author="Zarrar Khan" w:date="2026-06-17T09:44:00Z" w16du:dateUtc="2026-06-17T04:44:00Z"/>
        </w:rPr>
      </w:pPr>
      <w:ins w:id="405" w:author="Zarrar Khan" w:date="2026-06-17T09:44:00Z" w16du:dateUtc="2026-06-17T04:44:00Z">
        <w:r>
          <w:t xml:space="preserve">Development agencies: </w:t>
        </w:r>
      </w:ins>
    </w:p>
    <w:p w14:paraId="47788F59" w14:textId="77777777" w:rsidR="00B64FF2" w:rsidRDefault="00B64FF2" w:rsidP="00B64FF2">
      <w:pPr>
        <w:numPr>
          <w:ilvl w:val="1"/>
          <w:numId w:val="16"/>
        </w:numPr>
        <w:spacing w:before="0" w:after="0"/>
        <w:rPr>
          <w:ins w:id="406" w:author="Zarrar Khan" w:date="2026-06-17T09:44:00Z" w16du:dateUtc="2026-06-17T04:44:00Z"/>
        </w:rPr>
      </w:pPr>
      <w:ins w:id="407" w:author="Zarrar Khan" w:date="2026-06-17T09:44:00Z" w16du:dateUtc="2026-06-17T04:44:00Z">
        <w:r>
          <w:t xml:space="preserve">World Bank: </w:t>
        </w:r>
        <w:r>
          <w:fldChar w:fldCharType="begin"/>
        </w:r>
        <w:r>
          <w:instrText>HYPERLINK "https://openknowledge.worldbank.org/home" \h</w:instrText>
        </w:r>
        <w:r>
          <w:fldChar w:fldCharType="separate"/>
        </w:r>
        <w:r>
          <w:rPr>
            <w:color w:val="1155CC"/>
            <w:u w:val="single"/>
          </w:rPr>
          <w:t>https://openknowledge.worldbank.org/home</w:t>
        </w:r>
        <w:r>
          <w:fldChar w:fldCharType="end"/>
        </w:r>
      </w:ins>
    </w:p>
    <w:p w14:paraId="7720153B" w14:textId="77777777" w:rsidR="00B64FF2" w:rsidRDefault="00B64FF2" w:rsidP="00B64FF2">
      <w:pPr>
        <w:numPr>
          <w:ilvl w:val="1"/>
          <w:numId w:val="16"/>
        </w:numPr>
        <w:spacing w:before="0" w:after="0"/>
        <w:rPr>
          <w:ins w:id="408" w:author="Zarrar Khan" w:date="2026-06-17T09:44:00Z" w16du:dateUtc="2026-06-17T04:44:00Z"/>
        </w:rPr>
      </w:pPr>
      <w:ins w:id="409" w:author="Zarrar Khan" w:date="2026-06-17T09:44:00Z" w16du:dateUtc="2026-06-17T04:44:00Z">
        <w:r>
          <w:t xml:space="preserve">GEF: </w:t>
        </w:r>
        <w:r>
          <w:fldChar w:fldCharType="begin"/>
        </w:r>
        <w:r>
          <w:instrText>HYPERLINK "https://www.thegef.org/newsroom/publications" \h</w:instrText>
        </w:r>
        <w:r>
          <w:fldChar w:fldCharType="separate"/>
        </w:r>
        <w:r>
          <w:rPr>
            <w:color w:val="1155CC"/>
            <w:u w:val="single"/>
          </w:rPr>
          <w:t>https://www.thegef.org/newsroom/publications</w:t>
        </w:r>
        <w:r>
          <w:fldChar w:fldCharType="end"/>
        </w:r>
        <w:r>
          <w:t xml:space="preserve"> </w:t>
        </w:r>
      </w:ins>
    </w:p>
    <w:p w14:paraId="24DB78B6" w14:textId="77777777" w:rsidR="00B64FF2" w:rsidRDefault="00B64FF2" w:rsidP="00B64FF2">
      <w:pPr>
        <w:numPr>
          <w:ilvl w:val="1"/>
          <w:numId w:val="16"/>
        </w:numPr>
        <w:spacing w:before="0" w:after="0"/>
        <w:rPr>
          <w:ins w:id="410" w:author="Zarrar Khan" w:date="2026-06-17T09:44:00Z" w16du:dateUtc="2026-06-17T04:44:00Z"/>
        </w:rPr>
      </w:pPr>
      <w:ins w:id="411" w:author="Zarrar Khan" w:date="2026-06-17T09:44:00Z" w16du:dateUtc="2026-06-17T04:44:00Z">
        <w:r>
          <w:t xml:space="preserve">Green Climate Fund (GCF): </w:t>
        </w:r>
        <w:r>
          <w:fldChar w:fldCharType="begin"/>
        </w:r>
        <w:r>
          <w:instrText>HYPERLINK "https://www.greenclimate.fund/publications" \h</w:instrText>
        </w:r>
        <w:r>
          <w:fldChar w:fldCharType="separate"/>
        </w:r>
        <w:r>
          <w:rPr>
            <w:color w:val="1155CC"/>
            <w:u w:val="single"/>
          </w:rPr>
          <w:t>https://www.greenclimate.fund/publications</w:t>
        </w:r>
        <w:r>
          <w:fldChar w:fldCharType="end"/>
        </w:r>
        <w:r>
          <w:t xml:space="preserve"> </w:t>
        </w:r>
      </w:ins>
    </w:p>
    <w:p w14:paraId="12B2B6C3" w14:textId="77777777" w:rsidR="00B64FF2" w:rsidRDefault="00B64FF2" w:rsidP="00B64FF2">
      <w:pPr>
        <w:numPr>
          <w:ilvl w:val="1"/>
          <w:numId w:val="16"/>
        </w:numPr>
        <w:spacing w:before="0" w:after="0"/>
        <w:rPr>
          <w:ins w:id="412" w:author="Zarrar Khan" w:date="2026-06-17T09:44:00Z" w16du:dateUtc="2026-06-17T04:44:00Z"/>
        </w:rPr>
      </w:pPr>
      <w:ins w:id="413" w:author="Zarrar Khan" w:date="2026-06-17T09:44:00Z" w16du:dateUtc="2026-06-17T04:44:00Z">
        <w:r>
          <w:t xml:space="preserve">United States Agency for International Development (USAID): via the partial reconstruction of the Development Experience Clearinghouse (DEC), available through the DEC Document Search at </w:t>
        </w:r>
        <w:r>
          <w:fldChar w:fldCharType="begin"/>
        </w:r>
        <w:r>
          <w:instrText>HYPERLINK "https://usaid.onl/" \h</w:instrText>
        </w:r>
        <w:r>
          <w:fldChar w:fldCharType="separate"/>
        </w:r>
        <w:r>
          <w:rPr>
            <w:color w:val="1155CC"/>
            <w:u w:val="single"/>
          </w:rPr>
          <w:t>https://usaid.onl/</w:t>
        </w:r>
        <w:r>
          <w:fldChar w:fldCharType="end"/>
        </w:r>
        <w:r>
          <w:t xml:space="preserve"> </w:t>
        </w:r>
      </w:ins>
    </w:p>
    <w:p w14:paraId="6D1A05BE" w14:textId="77777777" w:rsidR="00B64FF2" w:rsidRDefault="00B64FF2" w:rsidP="00B64FF2">
      <w:pPr>
        <w:numPr>
          <w:ilvl w:val="1"/>
          <w:numId w:val="16"/>
        </w:numPr>
        <w:spacing w:before="0" w:after="0"/>
        <w:rPr>
          <w:ins w:id="414" w:author="Zarrar Khan" w:date="2026-06-17T09:44:00Z" w16du:dateUtc="2026-06-17T04:44:00Z"/>
        </w:rPr>
      </w:pPr>
      <w:ins w:id="415" w:author="Zarrar Khan" w:date="2026-06-17T09:44:00Z" w16du:dateUtc="2026-06-17T04:44:00Z">
        <w:r>
          <w:t xml:space="preserve">Foreign, Commonwealth &amp; Development Office (FCDO, formerly DFID): </w:t>
        </w:r>
        <w:r>
          <w:fldChar w:fldCharType="begin"/>
        </w:r>
        <w:r>
          <w:instrText>HYPERLINK "https://www.gov.uk/research-for-development-outputs" \h</w:instrText>
        </w:r>
        <w:r>
          <w:fldChar w:fldCharType="separate"/>
        </w:r>
        <w:r>
          <w:rPr>
            <w:color w:val="1155CC"/>
            <w:u w:val="single"/>
          </w:rPr>
          <w:t>https://www.gov.uk/research-for-development-outputs</w:t>
        </w:r>
        <w:r>
          <w:fldChar w:fldCharType="end"/>
        </w:r>
      </w:ins>
    </w:p>
    <w:p w14:paraId="1A5B3EFD" w14:textId="77777777" w:rsidR="00B64FF2" w:rsidRDefault="00B64FF2" w:rsidP="00B64FF2">
      <w:pPr>
        <w:numPr>
          <w:ilvl w:val="0"/>
          <w:numId w:val="16"/>
        </w:numPr>
        <w:spacing w:before="0" w:after="0"/>
        <w:rPr>
          <w:ins w:id="416" w:author="Zarrar Khan" w:date="2026-06-17T09:44:00Z" w16du:dateUtc="2026-06-17T04:44:00Z"/>
        </w:rPr>
      </w:pPr>
      <w:ins w:id="417" w:author="Zarrar Khan" w:date="2026-06-17T09:44:00Z" w16du:dateUtc="2026-06-17T04:44:00Z">
        <w:r>
          <w:t xml:space="preserve">International research centers and initiatives: </w:t>
        </w:r>
      </w:ins>
    </w:p>
    <w:p w14:paraId="398C3837" w14:textId="77777777" w:rsidR="00B64FF2" w:rsidRDefault="00B64FF2" w:rsidP="00B64FF2">
      <w:pPr>
        <w:numPr>
          <w:ilvl w:val="1"/>
          <w:numId w:val="16"/>
        </w:numPr>
        <w:spacing w:before="0" w:after="0"/>
        <w:rPr>
          <w:ins w:id="418" w:author="Zarrar Khan" w:date="2026-06-17T09:44:00Z" w16du:dateUtc="2026-06-17T04:44:00Z"/>
        </w:rPr>
      </w:pPr>
      <w:ins w:id="419" w:author="Zarrar Khan" w:date="2026-06-17T09:44:00Z" w16du:dateUtc="2026-06-17T04:44:00Z">
        <w:r>
          <w:t xml:space="preserve">CGIAR centers: searched collectively via </w:t>
        </w:r>
        <w:r>
          <w:fldChar w:fldCharType="begin"/>
        </w:r>
        <w:r>
          <w:instrText>HYPERLINK "https://cgspace.cgiar.org/home" \h</w:instrText>
        </w:r>
        <w:r>
          <w:fldChar w:fldCharType="separate"/>
        </w:r>
        <w:r>
          <w:rPr>
            <w:color w:val="1155CC"/>
            <w:u w:val="single"/>
          </w:rPr>
          <w:t>https://cgspace.cgiar.org/home</w:t>
        </w:r>
        <w:r>
          <w:fldChar w:fldCharType="end"/>
        </w:r>
        <w:r>
          <w:t xml:space="preserve"> </w:t>
        </w:r>
      </w:ins>
    </w:p>
    <w:p w14:paraId="53557AAF" w14:textId="77777777" w:rsidR="00B64FF2" w:rsidRDefault="00B64FF2" w:rsidP="00B64FF2">
      <w:pPr>
        <w:numPr>
          <w:ilvl w:val="1"/>
          <w:numId w:val="16"/>
        </w:numPr>
        <w:spacing w:before="0" w:after="0"/>
        <w:rPr>
          <w:ins w:id="420" w:author="Zarrar Khan" w:date="2026-06-17T09:44:00Z" w16du:dateUtc="2026-06-17T04:44:00Z"/>
        </w:rPr>
      </w:pPr>
      <w:ins w:id="421" w:author="Zarrar Khan" w:date="2026-06-17T09:44:00Z" w16du:dateUtc="2026-06-17T04:44:00Z">
        <w:r>
          <w:t xml:space="preserve">International Platform </w:t>
        </w:r>
        <w:proofErr w:type="gramStart"/>
        <w:r>
          <w:t>On</w:t>
        </w:r>
        <w:proofErr w:type="gramEnd"/>
        <w:r>
          <w:t xml:space="preserve"> Adaptation Metrics: </w:t>
        </w:r>
        <w:r>
          <w:fldChar w:fldCharType="begin"/>
        </w:r>
        <w:r>
          <w:instrText>HYPERLINK "https://adaptationmetrics.org/index.php/" \h</w:instrText>
        </w:r>
        <w:r>
          <w:fldChar w:fldCharType="separate"/>
        </w:r>
        <w:r>
          <w:rPr>
            <w:color w:val="1155CC"/>
            <w:u w:val="single"/>
          </w:rPr>
          <w:t>https://adaptationmetrics.org/index.php/</w:t>
        </w:r>
        <w:r>
          <w:fldChar w:fldCharType="end"/>
        </w:r>
        <w:r>
          <w:t xml:space="preserve"> (no search available, so all policy papers will be screened)</w:t>
        </w:r>
      </w:ins>
    </w:p>
    <w:p w14:paraId="11506A36" w14:textId="77777777" w:rsidR="00B64FF2" w:rsidRDefault="00B64FF2" w:rsidP="00B64FF2">
      <w:pPr>
        <w:numPr>
          <w:ilvl w:val="1"/>
          <w:numId w:val="16"/>
        </w:numPr>
        <w:spacing w:before="0" w:after="0"/>
        <w:rPr>
          <w:ins w:id="422" w:author="Zarrar Khan" w:date="2026-06-17T09:44:00Z" w16du:dateUtc="2026-06-17T04:44:00Z"/>
        </w:rPr>
      </w:pPr>
      <w:ins w:id="423" w:author="Zarrar Khan" w:date="2026-06-17T09:44:00Z" w16du:dateUtc="2026-06-17T04:44:00Z">
        <w:r>
          <w:t xml:space="preserve">Adaptation Research Alliance: </w:t>
        </w:r>
        <w:r>
          <w:fldChar w:fldCharType="begin"/>
        </w:r>
        <w:r>
          <w:instrText>HYPERLINK "https://www.adaptationresearchalliance.org/resources/" \h</w:instrText>
        </w:r>
        <w:r>
          <w:fldChar w:fldCharType="separate"/>
        </w:r>
        <w:r>
          <w:rPr>
            <w:color w:val="1155CC"/>
            <w:u w:val="single"/>
          </w:rPr>
          <w:t>https://www.adaptationresearchalliance.org/resources/</w:t>
        </w:r>
        <w:r>
          <w:fldChar w:fldCharType="end"/>
        </w:r>
        <w:r>
          <w:t xml:space="preserve"> </w:t>
        </w:r>
      </w:ins>
    </w:p>
    <w:p w14:paraId="55075CE7" w14:textId="77777777" w:rsidR="00B64FF2" w:rsidRDefault="00B64FF2" w:rsidP="00B64FF2">
      <w:pPr>
        <w:numPr>
          <w:ilvl w:val="1"/>
          <w:numId w:val="16"/>
        </w:numPr>
        <w:spacing w:before="0" w:after="0"/>
        <w:rPr>
          <w:ins w:id="424" w:author="Zarrar Khan" w:date="2026-06-17T09:44:00Z" w16du:dateUtc="2026-06-17T04:44:00Z"/>
        </w:rPr>
      </w:pPr>
      <w:ins w:id="425" w:author="Zarrar Khan" w:date="2026-06-17T09:44:00Z" w16du:dateUtc="2026-06-17T04:44:00Z">
        <w:r>
          <w:rPr>
            <w:color w:val="1155CC"/>
            <w:u w:val="single"/>
          </w:rPr>
          <w:t xml:space="preserve">Climate and Development Knowledge Network (CDKN): </w:t>
        </w:r>
        <w:r>
          <w:fldChar w:fldCharType="begin"/>
        </w:r>
        <w:r>
          <w:instrText>HYPERLINK "https://cdkn.org/resources" \h</w:instrText>
        </w:r>
        <w:r>
          <w:fldChar w:fldCharType="separate"/>
        </w:r>
        <w:r>
          <w:rPr>
            <w:color w:val="1155CC"/>
            <w:u w:val="single"/>
          </w:rPr>
          <w:t>https://cdkn.org/resources</w:t>
        </w:r>
        <w:r>
          <w:fldChar w:fldCharType="end"/>
        </w:r>
        <w:r>
          <w:t xml:space="preserve"> (no search available, so all adaptation academic publications and case studies will be screened)</w:t>
        </w:r>
      </w:ins>
    </w:p>
    <w:p w14:paraId="1683E81B" w14:textId="77777777" w:rsidR="00B64FF2" w:rsidRDefault="00B64FF2" w:rsidP="00B64FF2">
      <w:pPr>
        <w:numPr>
          <w:ilvl w:val="1"/>
          <w:numId w:val="16"/>
        </w:numPr>
        <w:spacing w:before="0" w:after="0"/>
        <w:rPr>
          <w:ins w:id="426" w:author="Zarrar Khan" w:date="2026-06-17T09:44:00Z" w16du:dateUtc="2026-06-17T04:44:00Z"/>
        </w:rPr>
      </w:pPr>
      <w:ins w:id="427" w:author="Zarrar Khan" w:date="2026-06-17T09:44:00Z" w16du:dateUtc="2026-06-17T04:44:00Z">
        <w:r>
          <w:t xml:space="preserve">Global Center on Adaptation: </w:t>
        </w:r>
        <w:r>
          <w:fldChar w:fldCharType="begin"/>
        </w:r>
        <w:r>
          <w:instrText>HYPERLINK "https://gca.org/reports/" \h</w:instrText>
        </w:r>
        <w:r>
          <w:fldChar w:fldCharType="separate"/>
        </w:r>
        <w:r>
          <w:rPr>
            <w:color w:val="1155CC"/>
            <w:u w:val="single"/>
          </w:rPr>
          <w:t>https://gca.org/reports/</w:t>
        </w:r>
        <w:r>
          <w:fldChar w:fldCharType="end"/>
        </w:r>
        <w:r>
          <w:t xml:space="preserve"> (no search available, so all technical papers will be screened)</w:t>
        </w:r>
      </w:ins>
    </w:p>
    <w:p w14:paraId="5D6C13A5" w14:textId="77777777" w:rsidR="00B64FF2" w:rsidRDefault="00B64FF2" w:rsidP="00B64FF2">
      <w:pPr>
        <w:numPr>
          <w:ilvl w:val="1"/>
          <w:numId w:val="16"/>
        </w:numPr>
        <w:spacing w:before="0" w:after="0"/>
        <w:rPr>
          <w:ins w:id="428" w:author="Zarrar Khan" w:date="2026-06-17T09:44:00Z" w16du:dateUtc="2026-06-17T04:44:00Z"/>
        </w:rPr>
      </w:pPr>
      <w:ins w:id="429" w:author="Zarrar Khan" w:date="2026-06-17T09:44:00Z" w16du:dateUtc="2026-06-17T04:44:00Z">
        <w:r>
          <w:t xml:space="preserve">International Institute for Environment and Development (IIED): </w:t>
        </w:r>
        <w:r>
          <w:fldChar w:fldCharType="begin"/>
        </w:r>
        <w:r>
          <w:instrText>HYPERLINK "https://www.iied.org/publications" \h</w:instrText>
        </w:r>
        <w:r>
          <w:fldChar w:fldCharType="separate"/>
        </w:r>
        <w:r>
          <w:rPr>
            <w:color w:val="1155CC"/>
            <w:u w:val="single"/>
          </w:rPr>
          <w:t>https://www.iied.org/publications</w:t>
        </w:r>
        <w:r>
          <w:fldChar w:fldCharType="end"/>
        </w:r>
        <w:r>
          <w:t xml:space="preserve"> </w:t>
        </w:r>
      </w:ins>
    </w:p>
    <w:p w14:paraId="163A97DB" w14:textId="77777777" w:rsidR="00B64FF2" w:rsidRDefault="00B64FF2" w:rsidP="00B64FF2">
      <w:pPr>
        <w:numPr>
          <w:ilvl w:val="1"/>
          <w:numId w:val="16"/>
        </w:numPr>
        <w:spacing w:before="0" w:after="0"/>
        <w:rPr>
          <w:ins w:id="430" w:author="Zarrar Khan" w:date="2026-06-17T09:44:00Z" w16du:dateUtc="2026-06-17T04:44:00Z"/>
        </w:rPr>
      </w:pPr>
      <w:ins w:id="431" w:author="Zarrar Khan" w:date="2026-06-17T09:44:00Z" w16du:dateUtc="2026-06-17T04:44:00Z">
        <w:r>
          <w:t xml:space="preserve">NAP Global Network: </w:t>
        </w:r>
        <w:r>
          <w:fldChar w:fldCharType="begin"/>
        </w:r>
        <w:r>
          <w:instrText>HYPERLINK "https://napglobalnetwork.org/resources/" \h</w:instrText>
        </w:r>
        <w:r>
          <w:fldChar w:fldCharType="separate"/>
        </w:r>
        <w:r>
          <w:rPr>
            <w:color w:val="1155CC"/>
            <w:u w:val="single"/>
          </w:rPr>
          <w:t>https://napglobalnetwork.org/resources/</w:t>
        </w:r>
        <w:r>
          <w:fldChar w:fldCharType="end"/>
        </w:r>
        <w:r>
          <w:t xml:space="preserve"> </w:t>
        </w:r>
      </w:ins>
    </w:p>
    <w:p w14:paraId="60E06A26" w14:textId="77777777" w:rsidR="00B64FF2" w:rsidRDefault="00B64FF2" w:rsidP="00B64FF2">
      <w:pPr>
        <w:numPr>
          <w:ilvl w:val="1"/>
          <w:numId w:val="16"/>
        </w:numPr>
        <w:spacing w:before="0" w:after="0"/>
        <w:rPr>
          <w:ins w:id="432" w:author="Zarrar Khan" w:date="2026-06-17T09:44:00Z" w16du:dateUtc="2026-06-17T04:44:00Z"/>
        </w:rPr>
      </w:pPr>
      <w:ins w:id="433" w:author="Zarrar Khan" w:date="2026-06-17T09:44:00Z" w16du:dateUtc="2026-06-17T04:44:00Z">
        <w:r>
          <w:lastRenderedPageBreak/>
          <w:t xml:space="preserve">NDC Partnership Good Practice Database: </w:t>
        </w:r>
        <w:r>
          <w:fldChar w:fldCharType="begin"/>
        </w:r>
        <w:r>
          <w:instrText>HYPERLINK "https://ndcpartnership.org/knowledge-portal/good-practice-database" \h</w:instrText>
        </w:r>
        <w:r>
          <w:fldChar w:fldCharType="separate"/>
        </w:r>
        <w:r>
          <w:rPr>
            <w:color w:val="1155CC"/>
            <w:u w:val="single"/>
          </w:rPr>
          <w:t>https://ndcpartnership.org/knowledge-portal/good-practice-database</w:t>
        </w:r>
        <w:r>
          <w:fldChar w:fldCharType="end"/>
        </w:r>
        <w:r>
          <w:t xml:space="preserve"> </w:t>
        </w:r>
      </w:ins>
    </w:p>
    <w:p w14:paraId="1C55197C" w14:textId="77777777" w:rsidR="00B64FF2" w:rsidRDefault="00B64FF2" w:rsidP="00B64FF2">
      <w:pPr>
        <w:numPr>
          <w:ilvl w:val="1"/>
          <w:numId w:val="16"/>
        </w:numPr>
        <w:spacing w:before="0" w:after="0"/>
        <w:rPr>
          <w:ins w:id="434" w:author="Zarrar Khan" w:date="2026-06-17T09:44:00Z" w16du:dateUtc="2026-06-17T04:44:00Z"/>
        </w:rPr>
      </w:pPr>
      <w:ins w:id="435" w:author="Zarrar Khan" w:date="2026-06-17T09:44:00Z" w16du:dateUtc="2026-06-17T04:44:00Z">
        <w:r>
          <w:t xml:space="preserve">Stockholm Environment Institute: </w:t>
        </w:r>
        <w:r>
          <w:fldChar w:fldCharType="begin"/>
        </w:r>
        <w:r>
          <w:instrText>HYPERLINK "https://www.sei.org/publications/" \h</w:instrText>
        </w:r>
        <w:r>
          <w:fldChar w:fldCharType="separate"/>
        </w:r>
        <w:r>
          <w:rPr>
            <w:color w:val="1155CC"/>
            <w:u w:val="single"/>
          </w:rPr>
          <w:t>https://www.sei.org/publications/</w:t>
        </w:r>
        <w:r>
          <w:fldChar w:fldCharType="end"/>
        </w:r>
        <w:r>
          <w:t xml:space="preserve"> </w:t>
        </w:r>
      </w:ins>
    </w:p>
    <w:p w14:paraId="07BF702F" w14:textId="77777777" w:rsidR="00B64FF2" w:rsidRDefault="00B64FF2" w:rsidP="00B64FF2">
      <w:pPr>
        <w:numPr>
          <w:ilvl w:val="0"/>
          <w:numId w:val="16"/>
        </w:numPr>
        <w:spacing w:before="0" w:after="0"/>
        <w:rPr>
          <w:ins w:id="436" w:author="Zarrar Khan" w:date="2026-06-17T09:44:00Z" w16du:dateUtc="2026-06-17T04:44:00Z"/>
        </w:rPr>
      </w:pPr>
      <w:ins w:id="437" w:author="Zarrar Khan" w:date="2026-06-17T09:44:00Z" w16du:dateUtc="2026-06-17T04:44:00Z">
        <w:r>
          <w:t xml:space="preserve">Evaluation and M&amp;E networks: </w:t>
        </w:r>
      </w:ins>
    </w:p>
    <w:p w14:paraId="563F6F26" w14:textId="77777777" w:rsidR="00B64FF2" w:rsidRDefault="00B64FF2" w:rsidP="00B64FF2">
      <w:pPr>
        <w:numPr>
          <w:ilvl w:val="1"/>
          <w:numId w:val="16"/>
        </w:numPr>
        <w:spacing w:before="0" w:after="0"/>
        <w:rPr>
          <w:ins w:id="438" w:author="Zarrar Khan" w:date="2026-06-17T09:44:00Z" w16du:dateUtc="2026-06-17T04:44:00Z"/>
        </w:rPr>
      </w:pPr>
      <w:ins w:id="439" w:author="Zarrar Khan" w:date="2026-06-17T09:44:00Z" w16du:dateUtc="2026-06-17T04:44:00Z">
        <w:r>
          <w:t xml:space="preserve">3ie: </w:t>
        </w:r>
        <w:r>
          <w:fldChar w:fldCharType="begin"/>
        </w:r>
        <w:r>
          <w:instrText>HYPERLINK "https://www.3ieimpact.org/research" \h</w:instrText>
        </w:r>
        <w:r>
          <w:fldChar w:fldCharType="separate"/>
        </w:r>
        <w:r>
          <w:rPr>
            <w:color w:val="1155CC"/>
            <w:u w:val="single"/>
          </w:rPr>
          <w:t>https://www.3ieimpact.org/research</w:t>
        </w:r>
        <w:r>
          <w:fldChar w:fldCharType="end"/>
        </w:r>
      </w:ins>
    </w:p>
    <w:p w14:paraId="5A97E7DC" w14:textId="77777777" w:rsidR="00B64FF2" w:rsidRDefault="00B64FF2" w:rsidP="00B64FF2">
      <w:pPr>
        <w:numPr>
          <w:ilvl w:val="1"/>
          <w:numId w:val="16"/>
        </w:numPr>
        <w:spacing w:before="0" w:after="0"/>
        <w:rPr>
          <w:ins w:id="440" w:author="Zarrar Khan" w:date="2026-06-17T09:44:00Z" w16du:dateUtc="2026-06-17T04:44:00Z"/>
        </w:rPr>
      </w:pPr>
      <w:ins w:id="441" w:author="Zarrar Khan" w:date="2026-06-17T09:44:00Z" w16du:dateUtc="2026-06-17T04:44:00Z">
        <w:r>
          <w:t xml:space="preserve">Campbell Collaboration: </w:t>
        </w:r>
        <w:r>
          <w:fldChar w:fldCharType="begin"/>
        </w:r>
        <w:r>
          <w:instrText>HYPERLINK "https://www.campbellcollaboration.org/evidence/" \h</w:instrText>
        </w:r>
        <w:r>
          <w:fldChar w:fldCharType="separate"/>
        </w:r>
        <w:r>
          <w:rPr>
            <w:color w:val="1155CC"/>
            <w:u w:val="single"/>
          </w:rPr>
          <w:t>https://www.campbellcollaboration.org/evidence/</w:t>
        </w:r>
        <w:r>
          <w:fldChar w:fldCharType="end"/>
        </w:r>
        <w:r>
          <w:t xml:space="preserve"> </w:t>
        </w:r>
      </w:ins>
    </w:p>
    <w:p w14:paraId="10A6C1B6" w14:textId="77777777" w:rsidR="00B64FF2" w:rsidRDefault="00B64FF2" w:rsidP="00B64FF2">
      <w:pPr>
        <w:numPr>
          <w:ilvl w:val="1"/>
          <w:numId w:val="16"/>
        </w:numPr>
        <w:spacing w:before="0" w:after="0"/>
        <w:rPr>
          <w:ins w:id="442" w:author="Zarrar Khan" w:date="2026-06-17T09:44:00Z" w16du:dateUtc="2026-06-17T04:44:00Z"/>
        </w:rPr>
      </w:pPr>
      <w:ins w:id="443" w:author="Zarrar Khan" w:date="2026-06-17T09:44:00Z" w16du:dateUtc="2026-06-17T04:44:00Z">
        <w:r>
          <w:t xml:space="preserve"> Abdul Latif Jameel Poverty Action Lab (J-PAL): </w:t>
        </w:r>
        <w:r>
          <w:fldChar w:fldCharType="begin"/>
        </w:r>
        <w:r>
          <w:instrText>HYPERLINK "https://www.povertyactionlab.org/evaluations" \h</w:instrText>
        </w:r>
        <w:r>
          <w:fldChar w:fldCharType="separate"/>
        </w:r>
        <w:r>
          <w:rPr>
            <w:color w:val="1155CC"/>
            <w:u w:val="single"/>
          </w:rPr>
          <w:t>https://www.povertyactionlab.org/evaluations</w:t>
        </w:r>
        <w:r>
          <w:fldChar w:fldCharType="end"/>
        </w:r>
        <w:r>
          <w:t xml:space="preserve"> </w:t>
        </w:r>
      </w:ins>
    </w:p>
    <w:p w14:paraId="68620DF9" w14:textId="5EEF6BA5" w:rsidR="00B64FF2" w:rsidRDefault="00B64FF2" w:rsidP="00B64FF2">
      <w:pPr>
        <w:rPr>
          <w:ins w:id="444" w:author="Zarrar Khan" w:date="2026-06-17T09:44:00Z" w16du:dateUtc="2026-06-17T04:44:00Z"/>
        </w:rPr>
      </w:pPr>
      <w:ins w:id="445" w:author="Zarrar Khan" w:date="2026-06-17T09:44:00Z" w16du:dateUtc="2026-06-17T04:44:00Z">
        <w:r>
          <w:t xml:space="preserve">Search terms for these sites </w:t>
        </w:r>
      </w:ins>
      <w:ins w:id="446" w:author="Zarrar Khan" w:date="2026-06-17T10:07:00Z" w16du:dateUtc="2026-06-17T05:07:00Z">
        <w:r w:rsidR="00D93E87">
          <w:t>were</w:t>
        </w:r>
      </w:ins>
      <w:ins w:id="447" w:author="Zarrar Khan" w:date="2026-06-17T09:44:00Z" w16du:dateUtc="2026-06-17T04:44:00Z">
        <w:r>
          <w:t xml:space="preserve"> flexible and tailored to each repository’s search features. We </w:t>
        </w:r>
      </w:ins>
      <w:ins w:id="448" w:author="Zarrar Khan" w:date="2026-06-17T10:07:00Z" w16du:dateUtc="2026-06-17T05:07:00Z">
        <w:r w:rsidR="00D93E87">
          <w:t>used</w:t>
        </w:r>
      </w:ins>
      <w:ins w:id="449" w:author="Zarrar Khan" w:date="2026-06-17T09:44:00Z" w16du:dateUtc="2026-06-17T04:44:00Z">
        <w:r>
          <w:t xml:space="preserve"> combinations of keywords related to smallholder producers (e.g., "smallholder," "pastoralist," "small-scale fisher"), adaptation outcomes (e.g., "climate resilience outcome," "adaptive capacity," "food security," "yield stability"), adaptation processes (e.g., "adoption," "livelihood diversification," "institutional strengthening," "participation," "learning"), and methodological approaches (e.g., "indicator," "metric," "measurement," "monitoring," "evaluation," "M&amp;E," "impact assessment," "index," "participatory method"). Contextual terms will also be used, including "agriculture," "climate adaptation," "adaptation intervention," and "climate-smart agriculture."</w:t>
        </w:r>
      </w:ins>
    </w:p>
    <w:p w14:paraId="14BF05C4" w14:textId="0C87AFA9" w:rsidR="00B64FF2" w:rsidRDefault="00D93E87" w:rsidP="00B64FF2">
      <w:pPr>
        <w:rPr>
          <w:ins w:id="450" w:author="Zarrar Khan" w:date="2026-06-17T09:44:00Z" w16du:dateUtc="2026-06-17T04:44:00Z"/>
        </w:rPr>
      </w:pPr>
      <w:ins w:id="451" w:author="Zarrar Khan" w:date="2026-06-17T10:07:00Z" w16du:dateUtc="2026-06-17T05:07:00Z">
        <w:r>
          <w:t>Recorded</w:t>
        </w:r>
      </w:ins>
      <w:ins w:id="452" w:author="Zarrar Khan" w:date="2026-06-17T09:44:00Z" w16du:dateUtc="2026-06-17T04:44:00Z">
        <w:r w:rsidR="00B64FF2">
          <w:t>:</w:t>
        </w:r>
      </w:ins>
    </w:p>
    <w:p w14:paraId="7F4CF0CA" w14:textId="77777777" w:rsidR="00B64FF2" w:rsidRDefault="00B64FF2" w:rsidP="00B64FF2">
      <w:pPr>
        <w:numPr>
          <w:ilvl w:val="0"/>
          <w:numId w:val="12"/>
        </w:numPr>
        <w:spacing w:after="0"/>
        <w:rPr>
          <w:ins w:id="453" w:author="Zarrar Khan" w:date="2026-06-17T09:44:00Z" w16du:dateUtc="2026-06-17T04:44:00Z"/>
        </w:rPr>
      </w:pPr>
      <w:ins w:id="454" w:author="Zarrar Khan" w:date="2026-06-17T09:44:00Z" w16du:dateUtc="2026-06-17T04:44:00Z">
        <w:r>
          <w:t>Site name</w:t>
        </w:r>
      </w:ins>
    </w:p>
    <w:p w14:paraId="45BE6540" w14:textId="77777777" w:rsidR="00B64FF2" w:rsidRDefault="00B64FF2" w:rsidP="00B64FF2">
      <w:pPr>
        <w:numPr>
          <w:ilvl w:val="0"/>
          <w:numId w:val="12"/>
        </w:numPr>
        <w:spacing w:before="0" w:after="0"/>
        <w:rPr>
          <w:ins w:id="455" w:author="Zarrar Khan" w:date="2026-06-17T09:44:00Z" w16du:dateUtc="2026-06-17T04:44:00Z"/>
        </w:rPr>
      </w:pPr>
      <w:ins w:id="456" w:author="Zarrar Khan" w:date="2026-06-17T09:44:00Z" w16du:dateUtc="2026-06-17T04:44:00Z">
        <w:r>
          <w:t>URL</w:t>
        </w:r>
      </w:ins>
    </w:p>
    <w:p w14:paraId="343F296F" w14:textId="77777777" w:rsidR="00B64FF2" w:rsidRDefault="00B64FF2" w:rsidP="00B64FF2">
      <w:pPr>
        <w:numPr>
          <w:ilvl w:val="0"/>
          <w:numId w:val="12"/>
        </w:numPr>
        <w:spacing w:before="0" w:after="0"/>
        <w:rPr>
          <w:ins w:id="457" w:author="Zarrar Khan" w:date="2026-06-17T09:44:00Z" w16du:dateUtc="2026-06-17T04:44:00Z"/>
        </w:rPr>
      </w:pPr>
      <w:ins w:id="458" w:author="Zarrar Khan" w:date="2026-06-17T09:44:00Z" w16du:dateUtc="2026-06-17T04:44:00Z">
        <w:r>
          <w:t>Search method (internal search engine or manual browsing)</w:t>
        </w:r>
      </w:ins>
    </w:p>
    <w:p w14:paraId="7625515A" w14:textId="77777777" w:rsidR="00B64FF2" w:rsidRDefault="00B64FF2" w:rsidP="00B64FF2">
      <w:pPr>
        <w:numPr>
          <w:ilvl w:val="0"/>
          <w:numId w:val="12"/>
        </w:numPr>
        <w:spacing w:before="0" w:after="200"/>
        <w:rPr>
          <w:ins w:id="459" w:author="Zarrar Khan" w:date="2026-06-17T10:03:00Z" w16du:dateUtc="2026-06-17T05:03:00Z"/>
        </w:rPr>
      </w:pPr>
      <w:ins w:id="460" w:author="Zarrar Khan" w:date="2026-06-17T09:44:00Z" w16du:dateUtc="2026-06-17T04:44:00Z">
        <w:r>
          <w:t>Results retrieved</w:t>
        </w:r>
      </w:ins>
    </w:p>
    <w:p w14:paraId="10AED538" w14:textId="1C477FB4" w:rsidR="00B64FF2" w:rsidRDefault="00D93E87" w:rsidP="00D93E87">
      <w:pPr>
        <w:pStyle w:val="Heading3"/>
        <w:rPr>
          <w:ins w:id="461" w:author="Zarrar Khan" w:date="2026-06-17T09:44:00Z" w16du:dateUtc="2026-06-17T04:44:00Z"/>
        </w:rPr>
        <w:pPrChange w:id="462" w:author="Zarrar Khan" w:date="2026-06-17T10:08:00Z" w16du:dateUtc="2026-06-17T05:08:00Z">
          <w:pPr>
            <w:pStyle w:val="Heading2"/>
            <w:numPr>
              <w:ilvl w:val="1"/>
              <w:numId w:val="11"/>
            </w:numPr>
            <w:spacing w:before="200"/>
            <w:ind w:left="1440"/>
          </w:pPr>
        </w:pPrChange>
      </w:pPr>
      <w:bookmarkStart w:id="463" w:name="_5zptw05eluf" w:colFirst="0" w:colLast="0"/>
      <w:bookmarkEnd w:id="463"/>
      <w:ins w:id="464" w:author="Zarrar Khan" w:date="2026-06-17T10:08:00Z" w16du:dateUtc="2026-06-17T05:08:00Z">
        <w:r>
          <w:t>3.2.</w:t>
        </w:r>
      </w:ins>
      <w:ins w:id="465" w:author="Zarrar Khan" w:date="2026-06-17T10:12:00Z" w16du:dateUtc="2026-06-17T05:12:00Z">
        <w:r w:rsidR="00B40D79">
          <w:t xml:space="preserve">4 </w:t>
        </w:r>
      </w:ins>
      <w:ins w:id="466" w:author="Zarrar Khan" w:date="2026-06-17T09:44:00Z" w16du:dateUtc="2026-06-17T04:44:00Z">
        <w:r w:rsidR="00B64FF2">
          <w:t>Comprehensiveness of the search</w:t>
        </w:r>
      </w:ins>
    </w:p>
    <w:p w14:paraId="1E3691FF" w14:textId="52699EEB" w:rsidR="00B64FF2" w:rsidRDefault="00B64FF2" w:rsidP="00B64FF2">
      <w:pPr>
        <w:pBdr>
          <w:top w:val="nil"/>
          <w:left w:val="nil"/>
          <w:bottom w:val="nil"/>
          <w:right w:val="nil"/>
          <w:between w:val="nil"/>
        </w:pBdr>
        <w:rPr>
          <w:ins w:id="467" w:author="Zarrar Khan" w:date="2026-06-17T09:44:00Z" w16du:dateUtc="2026-06-17T04:44:00Z"/>
        </w:rPr>
      </w:pPr>
      <w:ins w:id="468" w:author="Zarrar Khan" w:date="2026-06-17T09:44:00Z" w16du:dateUtc="2026-06-17T04:44:00Z">
        <w:r>
          <w:t>We assess</w:t>
        </w:r>
      </w:ins>
      <w:ins w:id="469" w:author="Zarrar Khan" w:date="2026-06-17T10:08:00Z" w16du:dateUtc="2026-06-17T05:08:00Z">
        <w:r w:rsidR="00D93E87">
          <w:t>ed</w:t>
        </w:r>
      </w:ins>
      <w:ins w:id="470" w:author="Zarrar Khan" w:date="2026-06-17T09:44:00Z" w16du:dateUtc="2026-06-17T04:44:00Z">
        <w:r>
          <w:t xml:space="preserve"> the search comprehensiveness through the following procedure:</w:t>
        </w:r>
      </w:ins>
    </w:p>
    <w:p w14:paraId="2E8BB682" w14:textId="77777777" w:rsidR="00B64FF2" w:rsidRDefault="00B64FF2" w:rsidP="00B64FF2">
      <w:pPr>
        <w:numPr>
          <w:ilvl w:val="0"/>
          <w:numId w:val="14"/>
        </w:numPr>
        <w:pBdr>
          <w:top w:val="nil"/>
          <w:left w:val="nil"/>
          <w:bottom w:val="nil"/>
          <w:right w:val="nil"/>
          <w:between w:val="nil"/>
        </w:pBdr>
        <w:rPr>
          <w:ins w:id="471" w:author="Zarrar Khan" w:date="2026-06-17T09:44:00Z" w16du:dateUtc="2026-06-17T04:44:00Z"/>
          <w:b/>
          <w:bCs/>
          <w:i/>
          <w:iCs/>
          <w:color w:val="3C3C3C"/>
        </w:rPr>
      </w:pPr>
      <w:ins w:id="472" w:author="Zarrar Khan" w:date="2026-06-17T09:44:00Z" w16du:dateUtc="2026-06-17T04:44:00Z">
        <w:r>
          <w:rPr>
            <w:b/>
            <w:bCs/>
            <w:i/>
            <w:iCs/>
            <w:color w:val="3C3C3C"/>
          </w:rPr>
          <w:t>Benchmark List Assembly</w:t>
        </w:r>
      </w:ins>
    </w:p>
    <w:p w14:paraId="40E56F05" w14:textId="77777777" w:rsidR="00B64FF2" w:rsidRDefault="00B64FF2" w:rsidP="00B64FF2">
      <w:pPr>
        <w:pBdr>
          <w:top w:val="nil"/>
          <w:left w:val="nil"/>
          <w:bottom w:val="nil"/>
          <w:right w:val="nil"/>
          <w:between w:val="nil"/>
        </w:pBdr>
        <w:rPr>
          <w:ins w:id="473" w:author="Zarrar Khan" w:date="2026-06-17T09:44:00Z" w16du:dateUtc="2026-06-17T04:44:00Z"/>
        </w:rPr>
      </w:pPr>
      <w:ins w:id="474" w:author="Zarrar Khan" w:date="2026-06-17T09:44:00Z" w16du:dateUtc="2026-06-17T04:44:00Z">
        <w:r>
          <w:t>We assembled list of ~20–30 key studies/frameworks known to be eligible, curated through:</w:t>
        </w:r>
      </w:ins>
    </w:p>
    <w:p w14:paraId="3CE0EBD5" w14:textId="77777777" w:rsidR="00B64FF2" w:rsidRDefault="00B64FF2" w:rsidP="00B64FF2">
      <w:pPr>
        <w:numPr>
          <w:ilvl w:val="0"/>
          <w:numId w:val="22"/>
        </w:numPr>
        <w:pBdr>
          <w:top w:val="nil"/>
          <w:left w:val="nil"/>
          <w:bottom w:val="nil"/>
          <w:right w:val="nil"/>
          <w:between w:val="nil"/>
        </w:pBdr>
        <w:spacing w:after="0"/>
        <w:rPr>
          <w:ins w:id="475" w:author="Zarrar Khan" w:date="2026-06-17T09:44:00Z" w16du:dateUtc="2026-06-17T04:44:00Z"/>
        </w:rPr>
      </w:pPr>
      <w:ins w:id="476" w:author="Zarrar Khan" w:date="2026-06-17T09:44:00Z" w16du:dateUtc="2026-06-17T04:44:00Z">
        <w:r>
          <w:t>Initial expert identification (author team and CGIAR)</w:t>
        </w:r>
      </w:ins>
    </w:p>
    <w:p w14:paraId="1BC41C21" w14:textId="77777777" w:rsidR="00B64FF2" w:rsidRDefault="00B64FF2" w:rsidP="00B64FF2">
      <w:pPr>
        <w:numPr>
          <w:ilvl w:val="0"/>
          <w:numId w:val="22"/>
        </w:numPr>
        <w:pBdr>
          <w:top w:val="nil"/>
          <w:left w:val="nil"/>
          <w:bottom w:val="nil"/>
          <w:right w:val="nil"/>
          <w:between w:val="nil"/>
        </w:pBdr>
        <w:spacing w:before="0" w:after="0"/>
        <w:rPr>
          <w:ins w:id="477" w:author="Zarrar Khan" w:date="2026-06-17T09:44:00Z" w16du:dateUtc="2026-06-17T04:44:00Z"/>
        </w:rPr>
      </w:pPr>
      <w:ins w:id="478" w:author="Zarrar Khan" w:date="2026-06-17T09:44:00Z" w16du:dateUtc="2026-06-17T04:44:00Z">
        <w:r>
          <w:t>Stakeholder input</w:t>
        </w:r>
      </w:ins>
    </w:p>
    <w:p w14:paraId="4D77D7FB" w14:textId="77777777" w:rsidR="00B64FF2" w:rsidRDefault="00B64FF2" w:rsidP="00B64FF2">
      <w:pPr>
        <w:numPr>
          <w:ilvl w:val="0"/>
          <w:numId w:val="22"/>
        </w:numPr>
        <w:pBdr>
          <w:top w:val="nil"/>
          <w:left w:val="nil"/>
          <w:bottom w:val="nil"/>
          <w:right w:val="nil"/>
          <w:between w:val="nil"/>
        </w:pBdr>
        <w:spacing w:before="0" w:after="200"/>
        <w:rPr>
          <w:ins w:id="479" w:author="Zarrar Khan" w:date="2026-06-17T09:44:00Z" w16du:dateUtc="2026-06-17T04:44:00Z"/>
        </w:rPr>
      </w:pPr>
      <w:ins w:id="480" w:author="Zarrar Khan" w:date="2026-06-17T09:44:00Z" w16du:dateUtc="2026-06-17T04:44:00Z">
        <w:r>
          <w:t>Prior literature reviews (e.g., PROVIA 2013, IPCC WGII AR6 adaptation chapters, GAMI outputs)</w:t>
        </w:r>
      </w:ins>
    </w:p>
    <w:p w14:paraId="09A5A8A8" w14:textId="77777777" w:rsidR="00B64FF2" w:rsidRDefault="00B64FF2" w:rsidP="00B64FF2">
      <w:pPr>
        <w:spacing w:after="0"/>
        <w:rPr>
          <w:ins w:id="481" w:author="Zarrar Khan" w:date="2026-06-17T09:44:00Z" w16du:dateUtc="2026-06-17T04:44:00Z"/>
        </w:rPr>
      </w:pPr>
      <w:ins w:id="482" w:author="Zarrar Khan" w:date="2026-06-17T09:44:00Z" w16du:dateUtc="2026-06-17T04:44:00Z">
        <w:r>
          <w:t>All candidate items were consolidated into a single benchmark library and standardized to support consistent screening. Where available, DOIs were recorded and used to enrich missing bibliographic metadata. For items without complete metadata, additional identifiers and abstracts were retrieved where feasible using DOI resolution and bibliographic services (e.g., publisher pages and major scholarly metadata registries).</w:t>
        </w:r>
      </w:ins>
    </w:p>
    <w:p w14:paraId="3343DACC" w14:textId="77777777" w:rsidR="00B64FF2" w:rsidRDefault="00B64FF2" w:rsidP="00B64FF2">
      <w:pPr>
        <w:spacing w:after="0"/>
        <w:rPr>
          <w:ins w:id="483" w:author="Zarrar Khan" w:date="2026-06-17T09:44:00Z" w16du:dateUtc="2026-06-17T04:44:00Z"/>
        </w:rPr>
      </w:pPr>
      <w:ins w:id="484" w:author="Zarrar Khan" w:date="2026-06-17T09:44:00Z" w16du:dateUtc="2026-06-17T04:44:00Z">
        <w:r>
          <w:t xml:space="preserve">Each candidate benchmark item was then screened against the full set of eligibility criteria using a structured screening workflow supported by automated scripts and followed by reviewer </w:t>
        </w:r>
        <w:r>
          <w:lastRenderedPageBreak/>
          <w:t>verification. Items were categorized as include, exclude, or unclear for each criterion, with “unclear” retained for later resolution at full-text stage or through additional metadata collection. Only items that clearly met all eligibility criteria were retained in the final benchmark list used to evaluate search retrieval performance.</w:t>
        </w:r>
      </w:ins>
    </w:p>
    <w:p w14:paraId="4D2D8C91" w14:textId="77777777" w:rsidR="00B64FF2" w:rsidRDefault="00B64FF2" w:rsidP="00B64FF2">
      <w:pPr>
        <w:rPr>
          <w:ins w:id="485" w:author="Zarrar Khan" w:date="2026-06-17T09:44:00Z" w16du:dateUtc="2026-06-17T04:44:00Z"/>
          <w:color w:val="000000"/>
        </w:rPr>
      </w:pPr>
      <w:ins w:id="486" w:author="Zarrar Khan" w:date="2026-06-17T09:44:00Z" w16du:dateUtc="2026-06-17T04:44:00Z">
        <w:r>
          <w:t xml:space="preserve">The final </w:t>
        </w:r>
        <w:proofErr w:type="gramStart"/>
        <w:r>
          <w:t>twenty nine</w:t>
        </w:r>
        <w:proofErr w:type="gramEnd"/>
        <w:r>
          <w:t xml:space="preserve"> items that passed all eligibility criteria were:</w:t>
        </w:r>
      </w:ins>
    </w:p>
    <w:p w14:paraId="677662F3" w14:textId="77777777" w:rsidR="00B64FF2" w:rsidRDefault="00B64FF2" w:rsidP="00B64FF2">
      <w:pPr>
        <w:spacing w:before="240" w:after="240"/>
        <w:rPr>
          <w:ins w:id="487" w:author="Zarrar Khan" w:date="2026-06-17T09:44:00Z" w16du:dateUtc="2026-06-17T04:44:00Z"/>
          <w:b/>
          <w:bCs/>
        </w:rPr>
      </w:pPr>
      <w:ins w:id="488" w:author="Zarrar Khan" w:date="2026-06-17T09:44:00Z" w16du:dateUtc="2026-06-17T04:44:00Z">
        <w:r>
          <w:rPr>
            <w:b/>
            <w:bCs/>
          </w:rPr>
          <w:t>Benchmark List</w:t>
        </w:r>
      </w:ins>
    </w:p>
    <w:p w14:paraId="43BF0108" w14:textId="77777777" w:rsidR="00B64FF2" w:rsidRDefault="00B64FF2" w:rsidP="00B64FF2">
      <w:pPr>
        <w:numPr>
          <w:ilvl w:val="0"/>
          <w:numId w:val="25"/>
        </w:numPr>
        <w:spacing w:before="240" w:after="0"/>
        <w:rPr>
          <w:ins w:id="489" w:author="Zarrar Khan" w:date="2026-06-17T09:44:00Z" w16du:dateUtc="2026-06-17T04:44:00Z"/>
        </w:rPr>
      </w:pPr>
      <w:proofErr w:type="spellStart"/>
      <w:ins w:id="490" w:author="Zarrar Khan" w:date="2026-06-17T09:44:00Z" w16du:dateUtc="2026-06-17T04:44:00Z">
        <w:r w:rsidRPr="002F332E">
          <w:rPr>
            <w:b/>
            <w:bCs/>
            <w:lang w:val="es-ES"/>
          </w:rPr>
          <w:t>Belay</w:t>
        </w:r>
        <w:proofErr w:type="spellEnd"/>
        <w:r w:rsidRPr="002F332E">
          <w:rPr>
            <w:b/>
            <w:bCs/>
            <w:lang w:val="es-ES"/>
          </w:rPr>
          <w:t xml:space="preserve">, A., Recha, J., </w:t>
        </w:r>
        <w:proofErr w:type="spellStart"/>
        <w:r w:rsidRPr="002F332E">
          <w:rPr>
            <w:b/>
            <w:bCs/>
            <w:lang w:val="es-ES"/>
          </w:rPr>
          <w:t>Woldeamanuel</w:t>
        </w:r>
        <w:proofErr w:type="spellEnd"/>
        <w:r w:rsidRPr="002F332E">
          <w:rPr>
            <w:b/>
            <w:bCs/>
            <w:lang w:val="es-ES"/>
          </w:rPr>
          <w:t>, T. et al.</w:t>
        </w:r>
        <w:r w:rsidRPr="002F332E">
          <w:rPr>
            <w:lang w:val="es-ES"/>
          </w:rPr>
          <w:t xml:space="preserve"> </w:t>
        </w:r>
        <w:r>
          <w:t xml:space="preserve">(2017) 'Smallholder farmers’ adaptation to climate change and determinants of their adaptation decisions in the Central Rift Valley of Ethiopia'. </w:t>
        </w:r>
        <w:r>
          <w:rPr>
            <w:i/>
            <w:iCs/>
          </w:rPr>
          <w:t>Agriculture &amp; Food Security</w:t>
        </w:r>
        <w:r>
          <w:t>.</w:t>
        </w:r>
        <w:r>
          <w:fldChar w:fldCharType="begin"/>
        </w:r>
        <w:r>
          <w:instrText>HYPERLINK "https://doi.org/10.1186/s40066-017-0100-1" \h</w:instrText>
        </w:r>
        <w:r>
          <w:fldChar w:fldCharType="separate"/>
        </w:r>
        <w:r>
          <w:t xml:space="preserve"> </w:t>
        </w:r>
        <w:r>
          <w:fldChar w:fldCharType="end"/>
        </w:r>
        <w:r>
          <w:fldChar w:fldCharType="begin"/>
        </w:r>
        <w:r>
          <w:instrText>HYPERLINK "https://doi.org/10.1186/s40066-017-0100-1" \h</w:instrText>
        </w:r>
        <w:r>
          <w:fldChar w:fldCharType="separate"/>
        </w:r>
        <w:r>
          <w:rPr>
            <w:color w:val="1155CC"/>
            <w:u w:val="single"/>
          </w:rPr>
          <w:t>https://doi.org/10.1186/s40066-017-0100-1</w:t>
        </w:r>
        <w:r>
          <w:fldChar w:fldCharType="end"/>
        </w:r>
      </w:ins>
    </w:p>
    <w:p w14:paraId="11977A4F" w14:textId="77777777" w:rsidR="00B64FF2" w:rsidRDefault="00B64FF2" w:rsidP="00B64FF2">
      <w:pPr>
        <w:numPr>
          <w:ilvl w:val="0"/>
          <w:numId w:val="25"/>
        </w:numPr>
        <w:spacing w:before="0" w:after="0"/>
        <w:rPr>
          <w:ins w:id="491" w:author="Zarrar Khan" w:date="2026-06-17T09:44:00Z" w16du:dateUtc="2026-06-17T04:44:00Z"/>
        </w:rPr>
      </w:pPr>
      <w:ins w:id="492" w:author="Zarrar Khan" w:date="2026-06-17T09:44:00Z" w16du:dateUtc="2026-06-17T04:44:00Z">
        <w:r>
          <w:rPr>
            <w:b/>
            <w:bCs/>
          </w:rPr>
          <w:t>Below, T., Mutabazi, K., Kirschke, D. et al.</w:t>
        </w:r>
        <w:r>
          <w:t xml:space="preserve"> (2012) 'Can farmers’ adaptation to climate change be explained by socio-economic household-level variables?'. </w:t>
        </w:r>
        <w:r>
          <w:rPr>
            <w:i/>
            <w:iCs/>
          </w:rPr>
          <w:t>Global Environmental Change</w:t>
        </w:r>
        <w:r>
          <w:t>.</w:t>
        </w:r>
        <w:r>
          <w:fldChar w:fldCharType="begin"/>
        </w:r>
        <w:r>
          <w:instrText>HYPERLINK "https://doi.org/10.1016/j.gloenvcha.2011.11.012" \h</w:instrText>
        </w:r>
        <w:r>
          <w:fldChar w:fldCharType="separate"/>
        </w:r>
        <w:r>
          <w:t xml:space="preserve"> </w:t>
        </w:r>
        <w:r>
          <w:fldChar w:fldCharType="end"/>
        </w:r>
        <w:r>
          <w:fldChar w:fldCharType="begin"/>
        </w:r>
        <w:r>
          <w:instrText>HYPERLINK "https://doi.org/10.1016/j.gloenvcha.2011.11.012" \h</w:instrText>
        </w:r>
        <w:r>
          <w:fldChar w:fldCharType="separate"/>
        </w:r>
        <w:r>
          <w:rPr>
            <w:color w:val="1155CC"/>
            <w:u w:val="single"/>
          </w:rPr>
          <w:t>https://doi.org/10.1016/j.gloenvcha.2011.11.012</w:t>
        </w:r>
        <w:r>
          <w:fldChar w:fldCharType="end"/>
        </w:r>
      </w:ins>
    </w:p>
    <w:p w14:paraId="7B3BD979" w14:textId="77777777" w:rsidR="00B64FF2" w:rsidRDefault="00B64FF2" w:rsidP="00B64FF2">
      <w:pPr>
        <w:numPr>
          <w:ilvl w:val="0"/>
          <w:numId w:val="25"/>
        </w:numPr>
        <w:spacing w:before="0" w:after="0"/>
        <w:rPr>
          <w:ins w:id="493" w:author="Zarrar Khan" w:date="2026-06-17T09:44:00Z" w16du:dateUtc="2026-06-17T04:44:00Z"/>
        </w:rPr>
      </w:pPr>
      <w:ins w:id="494" w:author="Zarrar Khan" w:date="2026-06-17T09:44:00Z" w16du:dateUtc="2026-06-17T04:44:00Z">
        <w:r>
          <w:rPr>
            <w:b/>
            <w:bCs/>
          </w:rPr>
          <w:t>Azadi, Y., Yazdanpanah, M., Mahmoudi, H.</w:t>
        </w:r>
        <w:r>
          <w:t xml:space="preserve"> (2019) 'Understanding smallholder farmers’ adaptation behaviors through climate change beliefs, risk perception, trust, and psychological distance: Evidence from wheat growers in Iran'. </w:t>
        </w:r>
        <w:r>
          <w:rPr>
            <w:i/>
            <w:iCs/>
          </w:rPr>
          <w:t>Journal of Environmental Management</w:t>
        </w:r>
        <w:r>
          <w:t>.</w:t>
        </w:r>
        <w:r>
          <w:fldChar w:fldCharType="begin"/>
        </w:r>
        <w:r>
          <w:instrText>HYPERLINK "https://doi.org/10.1016/j.jenvman.2019.109456" \h</w:instrText>
        </w:r>
        <w:r>
          <w:fldChar w:fldCharType="separate"/>
        </w:r>
        <w:r>
          <w:t xml:space="preserve"> </w:t>
        </w:r>
        <w:r>
          <w:fldChar w:fldCharType="end"/>
        </w:r>
        <w:r>
          <w:fldChar w:fldCharType="begin"/>
        </w:r>
        <w:r>
          <w:instrText>HYPERLINK "https://doi.org/10.1016/j.jenvman.2019.109456" \h</w:instrText>
        </w:r>
        <w:r>
          <w:fldChar w:fldCharType="separate"/>
        </w:r>
        <w:r>
          <w:rPr>
            <w:color w:val="1155CC"/>
            <w:u w:val="single"/>
          </w:rPr>
          <w:t>https://doi.org/10.1016/j.jenvman.2019.109456</w:t>
        </w:r>
        <w:r>
          <w:fldChar w:fldCharType="end"/>
        </w:r>
      </w:ins>
    </w:p>
    <w:p w14:paraId="421300AD" w14:textId="77777777" w:rsidR="00B64FF2" w:rsidRDefault="00B64FF2" w:rsidP="00B64FF2">
      <w:pPr>
        <w:numPr>
          <w:ilvl w:val="0"/>
          <w:numId w:val="25"/>
        </w:numPr>
        <w:spacing w:before="0" w:after="0"/>
        <w:rPr>
          <w:ins w:id="495" w:author="Zarrar Khan" w:date="2026-06-17T09:44:00Z" w16du:dateUtc="2026-06-17T04:44:00Z"/>
        </w:rPr>
      </w:pPr>
      <w:ins w:id="496" w:author="Zarrar Khan" w:date="2026-06-17T09:44:00Z" w16du:dateUtc="2026-06-17T04:44:00Z">
        <w:r>
          <w:rPr>
            <w:b/>
            <w:bCs/>
          </w:rPr>
          <w:t>Fahad, S., Wang, J.</w:t>
        </w:r>
        <w:r>
          <w:t xml:space="preserve"> (2018) 'Farmers’ risk perception, vulnerability, and adaptation to climate change in rural Pakistan'. </w:t>
        </w:r>
        <w:r>
          <w:rPr>
            <w:i/>
            <w:iCs/>
          </w:rPr>
          <w:t>Land Use Policy</w:t>
        </w:r>
        <w:r>
          <w:t>.</w:t>
        </w:r>
        <w:r>
          <w:fldChar w:fldCharType="begin"/>
        </w:r>
        <w:r>
          <w:instrText>HYPERLINK "https://doi.org/10.1016/j.landusepol.2018.08.018" \h</w:instrText>
        </w:r>
        <w:r>
          <w:fldChar w:fldCharType="separate"/>
        </w:r>
        <w:r>
          <w:t xml:space="preserve"> </w:t>
        </w:r>
        <w:r>
          <w:fldChar w:fldCharType="end"/>
        </w:r>
        <w:r>
          <w:fldChar w:fldCharType="begin"/>
        </w:r>
        <w:r>
          <w:instrText>HYPERLINK "https://doi.org/10.1016/j.landusepol.2018.08.018" \h</w:instrText>
        </w:r>
        <w:r>
          <w:fldChar w:fldCharType="separate"/>
        </w:r>
        <w:r>
          <w:rPr>
            <w:color w:val="1155CC"/>
            <w:u w:val="single"/>
          </w:rPr>
          <w:t>https://doi.org/10.1016/j.landusepol.2018.08.018</w:t>
        </w:r>
        <w:r>
          <w:fldChar w:fldCharType="end"/>
        </w:r>
      </w:ins>
    </w:p>
    <w:p w14:paraId="6E0DC124" w14:textId="77777777" w:rsidR="00B64FF2" w:rsidRDefault="00B64FF2" w:rsidP="00B64FF2">
      <w:pPr>
        <w:numPr>
          <w:ilvl w:val="0"/>
          <w:numId w:val="25"/>
        </w:numPr>
        <w:spacing w:before="0" w:after="0"/>
        <w:rPr>
          <w:ins w:id="497" w:author="Zarrar Khan" w:date="2026-06-17T09:44:00Z" w16du:dateUtc="2026-06-17T04:44:00Z"/>
        </w:rPr>
      </w:pPr>
      <w:ins w:id="498" w:author="Zarrar Khan" w:date="2026-06-17T09:44:00Z" w16du:dateUtc="2026-06-17T04:44:00Z">
        <w:r>
          <w:rPr>
            <w:b/>
            <w:bCs/>
          </w:rPr>
          <w:t xml:space="preserve">Amare, A., </w:t>
        </w:r>
        <w:proofErr w:type="spellStart"/>
        <w:r>
          <w:rPr>
            <w:b/>
            <w:bCs/>
          </w:rPr>
          <w:t>Simane</w:t>
        </w:r>
        <w:proofErr w:type="spellEnd"/>
        <w:r>
          <w:rPr>
            <w:b/>
            <w:bCs/>
          </w:rPr>
          <w:t>, B.</w:t>
        </w:r>
        <w:r>
          <w:t xml:space="preserve"> (2017) 'Determinants of smallholder farmers’ decision to adopt adaptation options to climate change and variability in the </w:t>
        </w:r>
        <w:proofErr w:type="spellStart"/>
        <w:r>
          <w:t>Muger</w:t>
        </w:r>
        <w:proofErr w:type="spellEnd"/>
        <w:r>
          <w:t xml:space="preserve"> Sub basin of the Upper Blue Nile basin of Ethiopia'. </w:t>
        </w:r>
        <w:r>
          <w:rPr>
            <w:i/>
            <w:iCs/>
          </w:rPr>
          <w:t>Agriculture &amp; Food Security</w:t>
        </w:r>
        <w:r>
          <w:t>.</w:t>
        </w:r>
        <w:r>
          <w:fldChar w:fldCharType="begin"/>
        </w:r>
        <w:r>
          <w:instrText>HYPERLINK "https://doi.org/10.1186/s40066-017-0144-2" \h</w:instrText>
        </w:r>
        <w:r>
          <w:fldChar w:fldCharType="separate"/>
        </w:r>
        <w:r>
          <w:t xml:space="preserve"> </w:t>
        </w:r>
        <w:r>
          <w:fldChar w:fldCharType="end"/>
        </w:r>
        <w:r>
          <w:fldChar w:fldCharType="begin"/>
        </w:r>
        <w:r>
          <w:instrText>HYPERLINK "https://doi.org/10.1186/s40066-017-0144-2" \h</w:instrText>
        </w:r>
        <w:r>
          <w:fldChar w:fldCharType="separate"/>
        </w:r>
        <w:r>
          <w:rPr>
            <w:color w:val="1155CC"/>
            <w:u w:val="single"/>
          </w:rPr>
          <w:t>https://doi.org/10.1186/s40066-017-0144-2</w:t>
        </w:r>
        <w:r>
          <w:fldChar w:fldCharType="end"/>
        </w:r>
      </w:ins>
    </w:p>
    <w:p w14:paraId="20B7692F" w14:textId="77777777" w:rsidR="00B64FF2" w:rsidRDefault="00B64FF2" w:rsidP="00B64FF2">
      <w:pPr>
        <w:numPr>
          <w:ilvl w:val="0"/>
          <w:numId w:val="25"/>
        </w:numPr>
        <w:spacing w:before="0" w:after="0"/>
        <w:rPr>
          <w:ins w:id="499" w:author="Zarrar Khan" w:date="2026-06-17T09:44:00Z" w16du:dateUtc="2026-06-17T04:44:00Z"/>
        </w:rPr>
      </w:pPr>
      <w:ins w:id="500" w:author="Zarrar Khan" w:date="2026-06-17T09:44:00Z" w16du:dateUtc="2026-06-17T04:44:00Z">
        <w:r>
          <w:rPr>
            <w:b/>
            <w:bCs/>
          </w:rPr>
          <w:t>Ullah, W., Nafees, M., Khurshid, M. et al.</w:t>
        </w:r>
        <w:r>
          <w:t xml:space="preserve"> (2019) 'Assessing farmers' perspectives on climate change for effective farm-level adaptation measures in Khyber Pakhtunkhwa, Pakistan'. </w:t>
        </w:r>
        <w:r>
          <w:rPr>
            <w:i/>
            <w:iCs/>
          </w:rPr>
          <w:t>Environmental Monitoring and Assessment</w:t>
        </w:r>
        <w:r>
          <w:t>.</w:t>
        </w:r>
        <w:r>
          <w:fldChar w:fldCharType="begin"/>
        </w:r>
        <w:r>
          <w:instrText>HYPERLINK "https://doi.org/10.1007/s10661-019-7651-5" \h</w:instrText>
        </w:r>
        <w:r>
          <w:fldChar w:fldCharType="separate"/>
        </w:r>
        <w:r>
          <w:t xml:space="preserve"> </w:t>
        </w:r>
        <w:r>
          <w:fldChar w:fldCharType="end"/>
        </w:r>
        <w:r>
          <w:fldChar w:fldCharType="begin"/>
        </w:r>
        <w:r>
          <w:instrText>HYPERLINK "https://doi.org/10.1007/s10661-019-7651-5" \h</w:instrText>
        </w:r>
        <w:r>
          <w:fldChar w:fldCharType="separate"/>
        </w:r>
        <w:r>
          <w:rPr>
            <w:color w:val="1155CC"/>
            <w:u w:val="single"/>
          </w:rPr>
          <w:t>https://doi.org/10.1007/s10661-019-7651-5</w:t>
        </w:r>
        <w:r>
          <w:fldChar w:fldCharType="end"/>
        </w:r>
      </w:ins>
    </w:p>
    <w:p w14:paraId="374AE127" w14:textId="77777777" w:rsidR="00B64FF2" w:rsidRDefault="00B64FF2" w:rsidP="00B64FF2">
      <w:pPr>
        <w:numPr>
          <w:ilvl w:val="0"/>
          <w:numId w:val="25"/>
        </w:numPr>
        <w:spacing w:before="0" w:after="0"/>
        <w:rPr>
          <w:ins w:id="501" w:author="Zarrar Khan" w:date="2026-06-17T09:44:00Z" w16du:dateUtc="2026-06-17T04:44:00Z"/>
        </w:rPr>
      </w:pPr>
      <w:proofErr w:type="spellStart"/>
      <w:ins w:id="502" w:author="Zarrar Khan" w:date="2026-06-17T09:44:00Z" w16du:dateUtc="2026-06-17T04:44:00Z">
        <w:r w:rsidRPr="002F332E">
          <w:rPr>
            <w:b/>
            <w:bCs/>
            <w:lang w:val="es-ES"/>
          </w:rPr>
          <w:t>Budhathoki</w:t>
        </w:r>
        <w:proofErr w:type="spellEnd"/>
        <w:r w:rsidRPr="002F332E">
          <w:rPr>
            <w:b/>
            <w:bCs/>
            <w:lang w:val="es-ES"/>
          </w:rPr>
          <w:t xml:space="preserve">, N., </w:t>
        </w:r>
        <w:proofErr w:type="spellStart"/>
        <w:r w:rsidRPr="002F332E">
          <w:rPr>
            <w:b/>
            <w:bCs/>
            <w:lang w:val="es-ES"/>
          </w:rPr>
          <w:t>Paton</w:t>
        </w:r>
        <w:proofErr w:type="spellEnd"/>
        <w:r w:rsidRPr="002F332E">
          <w:rPr>
            <w:b/>
            <w:bCs/>
            <w:lang w:val="es-ES"/>
          </w:rPr>
          <w:t>, D., Lassa, J. et al.</w:t>
        </w:r>
        <w:r w:rsidRPr="002F332E">
          <w:rPr>
            <w:lang w:val="es-ES"/>
          </w:rPr>
          <w:t xml:space="preserve"> </w:t>
        </w:r>
        <w:r>
          <w:t xml:space="preserve">(2020) 'Heat, cold, and floods: exploring farmers' motivations to adapt to extreme weather events in the Terai region of Nepal'. </w:t>
        </w:r>
        <w:r>
          <w:rPr>
            <w:i/>
            <w:iCs/>
          </w:rPr>
          <w:t>Natural Hazards</w:t>
        </w:r>
        <w:r>
          <w:t>.</w:t>
        </w:r>
        <w:r>
          <w:fldChar w:fldCharType="begin"/>
        </w:r>
        <w:r>
          <w:instrText>HYPERLINK "https://doi.org/10.1007/s11069-020-04127-0" \h</w:instrText>
        </w:r>
        <w:r>
          <w:fldChar w:fldCharType="separate"/>
        </w:r>
        <w:r>
          <w:t xml:space="preserve"> </w:t>
        </w:r>
        <w:r>
          <w:fldChar w:fldCharType="end"/>
        </w:r>
        <w:r>
          <w:fldChar w:fldCharType="begin"/>
        </w:r>
        <w:r>
          <w:instrText>HYPERLINK "https://doi.org/10.1007/s11069-020-04127-0" \h</w:instrText>
        </w:r>
        <w:r>
          <w:fldChar w:fldCharType="separate"/>
        </w:r>
        <w:r>
          <w:rPr>
            <w:color w:val="1155CC"/>
            <w:u w:val="single"/>
          </w:rPr>
          <w:t>https://doi.org/10.1007/s11069-020-04127-0</w:t>
        </w:r>
        <w:r>
          <w:fldChar w:fldCharType="end"/>
        </w:r>
      </w:ins>
    </w:p>
    <w:p w14:paraId="4EAC6E08" w14:textId="77777777" w:rsidR="00B64FF2" w:rsidRDefault="00B64FF2" w:rsidP="00B64FF2">
      <w:pPr>
        <w:numPr>
          <w:ilvl w:val="0"/>
          <w:numId w:val="25"/>
        </w:numPr>
        <w:spacing w:before="0" w:after="0"/>
        <w:rPr>
          <w:ins w:id="503" w:author="Zarrar Khan" w:date="2026-06-17T09:44:00Z" w16du:dateUtc="2026-06-17T04:44:00Z"/>
        </w:rPr>
      </w:pPr>
      <w:proofErr w:type="spellStart"/>
      <w:ins w:id="504" w:author="Zarrar Khan" w:date="2026-06-17T09:44:00Z" w16du:dateUtc="2026-06-17T04:44:00Z">
        <w:r>
          <w:rPr>
            <w:b/>
            <w:bCs/>
          </w:rPr>
          <w:t>Zamasiya</w:t>
        </w:r>
        <w:proofErr w:type="spellEnd"/>
        <w:r>
          <w:rPr>
            <w:b/>
            <w:bCs/>
          </w:rPr>
          <w:t xml:space="preserve">, B., </w:t>
        </w:r>
        <w:proofErr w:type="spellStart"/>
        <w:r>
          <w:rPr>
            <w:b/>
            <w:bCs/>
          </w:rPr>
          <w:t>Nyikahadzoi</w:t>
        </w:r>
        <w:proofErr w:type="spellEnd"/>
        <w:r>
          <w:rPr>
            <w:b/>
            <w:bCs/>
          </w:rPr>
          <w:t xml:space="preserve">, K., </w:t>
        </w:r>
        <w:proofErr w:type="spellStart"/>
        <w:r>
          <w:rPr>
            <w:b/>
            <w:bCs/>
          </w:rPr>
          <w:t>Mukamuri</w:t>
        </w:r>
        <w:proofErr w:type="spellEnd"/>
        <w:r>
          <w:rPr>
            <w:b/>
            <w:bCs/>
          </w:rPr>
          <w:t>, B.</w:t>
        </w:r>
        <w:r>
          <w:t xml:space="preserve"> (2017) 'Factors influencing smallholder farmers' </w:t>
        </w:r>
        <w:proofErr w:type="spellStart"/>
        <w:r>
          <w:t>behavioural</w:t>
        </w:r>
        <w:proofErr w:type="spellEnd"/>
        <w:r>
          <w:t xml:space="preserve"> intention towards adaptation to climate change in transitional climatic zones: A case study of </w:t>
        </w:r>
        <w:proofErr w:type="spellStart"/>
        <w:r>
          <w:t>Hwedza</w:t>
        </w:r>
        <w:proofErr w:type="spellEnd"/>
        <w:r>
          <w:t xml:space="preserve"> District in Zimbabwe'. </w:t>
        </w:r>
        <w:r>
          <w:rPr>
            <w:i/>
            <w:iCs/>
          </w:rPr>
          <w:t>Journal of Environmental Management</w:t>
        </w:r>
        <w:r>
          <w:t>.</w:t>
        </w:r>
        <w:r>
          <w:fldChar w:fldCharType="begin"/>
        </w:r>
        <w:r>
          <w:instrText>HYPERLINK "https://doi.org/10.1016/j.jenvman.2017.04.073" \h</w:instrText>
        </w:r>
        <w:r>
          <w:fldChar w:fldCharType="separate"/>
        </w:r>
        <w:r>
          <w:t xml:space="preserve"> </w:t>
        </w:r>
        <w:r>
          <w:fldChar w:fldCharType="end"/>
        </w:r>
        <w:r>
          <w:fldChar w:fldCharType="begin"/>
        </w:r>
        <w:r>
          <w:instrText>HYPERLINK "https://doi.org/10.1016/j.jenvman.2017.04.073" \h</w:instrText>
        </w:r>
        <w:r>
          <w:fldChar w:fldCharType="separate"/>
        </w:r>
        <w:r>
          <w:rPr>
            <w:color w:val="1155CC"/>
            <w:u w:val="single"/>
          </w:rPr>
          <w:t>https://doi.org/10.1016/j.jenvman.2017.04.073</w:t>
        </w:r>
        <w:r>
          <w:fldChar w:fldCharType="end"/>
        </w:r>
      </w:ins>
    </w:p>
    <w:p w14:paraId="48061314" w14:textId="77777777" w:rsidR="00B64FF2" w:rsidRDefault="00B64FF2" w:rsidP="00B64FF2">
      <w:pPr>
        <w:numPr>
          <w:ilvl w:val="0"/>
          <w:numId w:val="25"/>
        </w:numPr>
        <w:spacing w:before="0" w:after="0"/>
        <w:rPr>
          <w:ins w:id="505" w:author="Zarrar Khan" w:date="2026-06-17T09:44:00Z" w16du:dateUtc="2026-06-17T04:44:00Z"/>
        </w:rPr>
      </w:pPr>
      <w:ins w:id="506" w:author="Zarrar Khan" w:date="2026-06-17T09:44:00Z" w16du:dateUtc="2026-06-17T04:44:00Z">
        <w:r>
          <w:rPr>
            <w:b/>
            <w:bCs/>
          </w:rPr>
          <w:t xml:space="preserve">Alemayehu, A., </w:t>
        </w:r>
        <w:proofErr w:type="spellStart"/>
        <w:r>
          <w:rPr>
            <w:b/>
            <w:bCs/>
          </w:rPr>
          <w:t>Bewket</w:t>
        </w:r>
        <w:proofErr w:type="spellEnd"/>
        <w:r>
          <w:rPr>
            <w:b/>
            <w:bCs/>
          </w:rPr>
          <w:t>, W.</w:t>
        </w:r>
        <w:r>
          <w:t xml:space="preserve"> (2017) 'Determinants of smallholder farmers' choice of coping and adaptation strategies to climate change and variability in the central highlands of Ethiopia'. </w:t>
        </w:r>
        <w:r>
          <w:rPr>
            <w:i/>
            <w:iCs/>
          </w:rPr>
          <w:t>Environmental Development</w:t>
        </w:r>
        <w:r>
          <w:t>.</w:t>
        </w:r>
        <w:r>
          <w:fldChar w:fldCharType="begin"/>
        </w:r>
        <w:r>
          <w:instrText>HYPERLINK "https://doi.org/10.1016/j.envdev.2017.06.006" \h</w:instrText>
        </w:r>
        <w:r>
          <w:fldChar w:fldCharType="separate"/>
        </w:r>
        <w:r>
          <w:t xml:space="preserve"> </w:t>
        </w:r>
        <w:r>
          <w:fldChar w:fldCharType="end"/>
        </w:r>
        <w:r>
          <w:fldChar w:fldCharType="begin"/>
        </w:r>
        <w:r>
          <w:instrText>HYPERLINK "https://doi.org/10.1016/j.envdev.2017.06.006" \h</w:instrText>
        </w:r>
        <w:r>
          <w:fldChar w:fldCharType="separate"/>
        </w:r>
        <w:r>
          <w:rPr>
            <w:color w:val="1155CC"/>
            <w:u w:val="single"/>
          </w:rPr>
          <w:t>https://doi.org/10.1016/j.envdev.2017.06.006</w:t>
        </w:r>
        <w:r>
          <w:fldChar w:fldCharType="end"/>
        </w:r>
      </w:ins>
    </w:p>
    <w:p w14:paraId="2C16CEDE" w14:textId="77777777" w:rsidR="00B64FF2" w:rsidRDefault="00B64FF2" w:rsidP="00B64FF2">
      <w:pPr>
        <w:numPr>
          <w:ilvl w:val="0"/>
          <w:numId w:val="25"/>
        </w:numPr>
        <w:spacing w:before="0" w:after="0"/>
        <w:rPr>
          <w:ins w:id="507" w:author="Zarrar Khan" w:date="2026-06-17T09:44:00Z" w16du:dateUtc="2026-06-17T04:44:00Z"/>
        </w:rPr>
      </w:pPr>
      <w:ins w:id="508" w:author="Zarrar Khan" w:date="2026-06-17T09:44:00Z" w16du:dateUtc="2026-06-17T04:44:00Z">
        <w:r>
          <w:rPr>
            <w:b/>
            <w:bCs/>
          </w:rPr>
          <w:t xml:space="preserve">Abid, M., Schilling, J., </w:t>
        </w:r>
        <w:proofErr w:type="spellStart"/>
        <w:r>
          <w:rPr>
            <w:b/>
            <w:bCs/>
          </w:rPr>
          <w:t>Scheffran</w:t>
        </w:r>
        <w:proofErr w:type="spellEnd"/>
        <w:r>
          <w:rPr>
            <w:b/>
            <w:bCs/>
          </w:rPr>
          <w:t>, J. et al.</w:t>
        </w:r>
        <w:r>
          <w:t xml:space="preserve"> (2016) 'Climate change vulnerability, adaptation and risk perceptions at farm level in Punjab, Pakistan'. </w:t>
        </w:r>
        <w:r>
          <w:rPr>
            <w:i/>
            <w:iCs/>
          </w:rPr>
          <w:t>Science of The Total Environment</w:t>
        </w:r>
        <w:r>
          <w:t>.</w:t>
        </w:r>
        <w:r>
          <w:fldChar w:fldCharType="begin"/>
        </w:r>
        <w:r>
          <w:instrText>HYPERLINK "https://doi.org/10.1016/j.scitotenv.2015.11.125" \h</w:instrText>
        </w:r>
        <w:r>
          <w:fldChar w:fldCharType="separate"/>
        </w:r>
        <w:r>
          <w:t xml:space="preserve"> </w:t>
        </w:r>
        <w:r>
          <w:fldChar w:fldCharType="end"/>
        </w:r>
        <w:r>
          <w:fldChar w:fldCharType="begin"/>
        </w:r>
        <w:r>
          <w:instrText>HYPERLINK "https://doi.org/10.1016/j.scitotenv.2015.11.125" \h</w:instrText>
        </w:r>
        <w:r>
          <w:fldChar w:fldCharType="separate"/>
        </w:r>
        <w:r>
          <w:rPr>
            <w:color w:val="1155CC"/>
            <w:u w:val="single"/>
          </w:rPr>
          <w:t>https://doi.org/10.1016/j.scitotenv.2015.11.125</w:t>
        </w:r>
        <w:r>
          <w:fldChar w:fldCharType="end"/>
        </w:r>
      </w:ins>
    </w:p>
    <w:p w14:paraId="020AE402" w14:textId="77777777" w:rsidR="00B64FF2" w:rsidRDefault="00B64FF2" w:rsidP="00B64FF2">
      <w:pPr>
        <w:numPr>
          <w:ilvl w:val="0"/>
          <w:numId w:val="25"/>
        </w:numPr>
        <w:spacing w:before="0" w:after="0"/>
        <w:rPr>
          <w:ins w:id="509" w:author="Zarrar Khan" w:date="2026-06-17T09:44:00Z" w16du:dateUtc="2026-06-17T04:44:00Z"/>
        </w:rPr>
      </w:pPr>
      <w:proofErr w:type="spellStart"/>
      <w:ins w:id="510" w:author="Zarrar Khan" w:date="2026-06-17T09:44:00Z" w16du:dateUtc="2026-06-17T04:44:00Z">
        <w:r w:rsidRPr="002F332E">
          <w:rPr>
            <w:b/>
            <w:bCs/>
            <w:lang w:val="es-ES"/>
          </w:rPr>
          <w:lastRenderedPageBreak/>
          <w:t>Roudier</w:t>
        </w:r>
        <w:proofErr w:type="spellEnd"/>
        <w:r w:rsidRPr="002F332E">
          <w:rPr>
            <w:b/>
            <w:bCs/>
            <w:lang w:val="es-ES"/>
          </w:rPr>
          <w:t xml:space="preserve">, P., </w:t>
        </w:r>
        <w:proofErr w:type="spellStart"/>
        <w:r w:rsidRPr="002F332E">
          <w:rPr>
            <w:b/>
            <w:bCs/>
            <w:lang w:val="es-ES"/>
          </w:rPr>
          <w:t>Muller</w:t>
        </w:r>
        <w:proofErr w:type="spellEnd"/>
        <w:r w:rsidRPr="002F332E">
          <w:rPr>
            <w:b/>
            <w:bCs/>
            <w:lang w:val="es-ES"/>
          </w:rPr>
          <w:t xml:space="preserve">, B., </w:t>
        </w:r>
        <w:proofErr w:type="spellStart"/>
        <w:r w:rsidRPr="002F332E">
          <w:rPr>
            <w:b/>
            <w:bCs/>
            <w:lang w:val="es-ES"/>
          </w:rPr>
          <w:t>d’Aquino</w:t>
        </w:r>
        <w:proofErr w:type="spellEnd"/>
        <w:r w:rsidRPr="002F332E">
          <w:rPr>
            <w:b/>
            <w:bCs/>
            <w:lang w:val="es-ES"/>
          </w:rPr>
          <w:t>, P. et al.</w:t>
        </w:r>
        <w:r w:rsidRPr="002F332E">
          <w:rPr>
            <w:lang w:val="es-ES"/>
          </w:rPr>
          <w:t xml:space="preserve"> </w:t>
        </w:r>
        <w:r>
          <w:t xml:space="preserve">(2014) 'The role of climate forecasts in smallholder agriculture: Lessons from participatory research in two communities in Senegal'. </w:t>
        </w:r>
        <w:r>
          <w:rPr>
            <w:i/>
            <w:iCs/>
          </w:rPr>
          <w:t>Climate Risk Management</w:t>
        </w:r>
        <w:r>
          <w:t>.</w:t>
        </w:r>
        <w:r>
          <w:fldChar w:fldCharType="begin"/>
        </w:r>
        <w:r>
          <w:instrText>HYPERLINK "https://doi.org/10.1016/j.crm.2014.02.001" \h</w:instrText>
        </w:r>
        <w:r>
          <w:fldChar w:fldCharType="separate"/>
        </w:r>
        <w:r>
          <w:t xml:space="preserve"> </w:t>
        </w:r>
        <w:r>
          <w:fldChar w:fldCharType="end"/>
        </w:r>
        <w:r>
          <w:fldChar w:fldCharType="begin"/>
        </w:r>
        <w:r>
          <w:instrText>HYPERLINK "https://doi.org/10.1016/j.crm.2014.02.001" \h</w:instrText>
        </w:r>
        <w:r>
          <w:fldChar w:fldCharType="separate"/>
        </w:r>
        <w:r>
          <w:rPr>
            <w:color w:val="1155CC"/>
            <w:u w:val="single"/>
          </w:rPr>
          <w:t>https://doi.org/10.1016/j.crm.2014.02.001</w:t>
        </w:r>
        <w:r>
          <w:fldChar w:fldCharType="end"/>
        </w:r>
      </w:ins>
    </w:p>
    <w:p w14:paraId="76D9CD88" w14:textId="77777777" w:rsidR="00B64FF2" w:rsidRDefault="00B64FF2" w:rsidP="00B64FF2">
      <w:pPr>
        <w:numPr>
          <w:ilvl w:val="0"/>
          <w:numId w:val="25"/>
        </w:numPr>
        <w:spacing w:before="0" w:after="0"/>
        <w:rPr>
          <w:ins w:id="511" w:author="Zarrar Khan" w:date="2026-06-17T09:44:00Z" w16du:dateUtc="2026-06-17T04:44:00Z"/>
        </w:rPr>
      </w:pPr>
      <w:ins w:id="512" w:author="Zarrar Khan" w:date="2026-06-17T09:44:00Z" w16du:dateUtc="2026-06-17T04:44:00Z">
        <w:r>
          <w:rPr>
            <w:b/>
            <w:bCs/>
          </w:rPr>
          <w:t>Chepkoech, W., Mungai, N., Stöber, S. et al.</w:t>
        </w:r>
        <w:r>
          <w:t xml:space="preserve"> (2020) 'Understanding adaptive capacity of smallholder African indigenous vegetable farmers to climate change in Kenya'. </w:t>
        </w:r>
        <w:r>
          <w:rPr>
            <w:i/>
            <w:iCs/>
          </w:rPr>
          <w:t>Climate Risk Management</w:t>
        </w:r>
        <w:r>
          <w:t>.</w:t>
        </w:r>
        <w:r>
          <w:fldChar w:fldCharType="begin"/>
        </w:r>
        <w:r>
          <w:instrText>HYPERLINK "https://doi.org/10.1016/j.crm.2019.100204" \h</w:instrText>
        </w:r>
        <w:r>
          <w:fldChar w:fldCharType="separate"/>
        </w:r>
        <w:r>
          <w:t xml:space="preserve"> </w:t>
        </w:r>
        <w:r>
          <w:fldChar w:fldCharType="end"/>
        </w:r>
        <w:r>
          <w:fldChar w:fldCharType="begin"/>
        </w:r>
        <w:r>
          <w:instrText>HYPERLINK "https://doi.org/10.1016/j.crm.2019.100204" \h</w:instrText>
        </w:r>
        <w:r>
          <w:fldChar w:fldCharType="separate"/>
        </w:r>
        <w:r>
          <w:rPr>
            <w:color w:val="1155CC"/>
            <w:u w:val="single"/>
          </w:rPr>
          <w:t>https://doi.org/10.1016/j.crm.2019.100204</w:t>
        </w:r>
        <w:r>
          <w:fldChar w:fldCharType="end"/>
        </w:r>
      </w:ins>
    </w:p>
    <w:p w14:paraId="1CAECC14" w14:textId="77777777" w:rsidR="00B64FF2" w:rsidRDefault="00B64FF2" w:rsidP="00B64FF2">
      <w:pPr>
        <w:numPr>
          <w:ilvl w:val="0"/>
          <w:numId w:val="25"/>
        </w:numPr>
        <w:spacing w:before="0" w:after="0"/>
        <w:rPr>
          <w:ins w:id="513" w:author="Zarrar Khan" w:date="2026-06-17T09:44:00Z" w16du:dateUtc="2026-06-17T04:44:00Z"/>
        </w:rPr>
      </w:pPr>
      <w:ins w:id="514" w:author="Zarrar Khan" w:date="2026-06-17T09:44:00Z" w16du:dateUtc="2026-06-17T04:44:00Z">
        <w:r>
          <w:rPr>
            <w:b/>
            <w:bCs/>
          </w:rPr>
          <w:t>Asmamaw, M., Mereta, S., Ambelu, A.</w:t>
        </w:r>
        <w:r>
          <w:t xml:space="preserve"> (2019) 'Exploring households’ resilience to climate change-induced shocks using Climate Resilience Index in </w:t>
        </w:r>
        <w:proofErr w:type="spellStart"/>
        <w:r>
          <w:t>Dinki</w:t>
        </w:r>
        <w:proofErr w:type="spellEnd"/>
        <w:r>
          <w:t xml:space="preserve"> watershed, central highlands of Ethiopia'. </w:t>
        </w:r>
        <w:r>
          <w:rPr>
            <w:i/>
            <w:iCs/>
          </w:rPr>
          <w:t>PLOS ONE</w:t>
        </w:r>
        <w:r>
          <w:t>.</w:t>
        </w:r>
        <w:r>
          <w:fldChar w:fldCharType="begin"/>
        </w:r>
        <w:r>
          <w:instrText>HYPERLINK "https://doi.org/10.1371/journal.pone.0219393" \h</w:instrText>
        </w:r>
        <w:r>
          <w:fldChar w:fldCharType="separate"/>
        </w:r>
        <w:r>
          <w:t xml:space="preserve"> </w:t>
        </w:r>
        <w:r>
          <w:fldChar w:fldCharType="end"/>
        </w:r>
        <w:r>
          <w:fldChar w:fldCharType="begin"/>
        </w:r>
        <w:r>
          <w:instrText>HYPERLINK "https://doi.org/10.1371/journal.pone.0219393" \h</w:instrText>
        </w:r>
        <w:r>
          <w:fldChar w:fldCharType="separate"/>
        </w:r>
        <w:r>
          <w:rPr>
            <w:color w:val="1155CC"/>
            <w:u w:val="single"/>
          </w:rPr>
          <w:t>https://doi.org/10.1371/journal.pone.0219393</w:t>
        </w:r>
        <w:r>
          <w:fldChar w:fldCharType="end"/>
        </w:r>
      </w:ins>
    </w:p>
    <w:p w14:paraId="78D7D46F" w14:textId="77777777" w:rsidR="00B64FF2" w:rsidRDefault="00B64FF2" w:rsidP="00B64FF2">
      <w:pPr>
        <w:numPr>
          <w:ilvl w:val="0"/>
          <w:numId w:val="25"/>
        </w:numPr>
        <w:spacing w:before="0" w:after="0"/>
        <w:rPr>
          <w:ins w:id="515" w:author="Zarrar Khan" w:date="2026-06-17T09:44:00Z" w16du:dateUtc="2026-06-17T04:44:00Z"/>
        </w:rPr>
      </w:pPr>
      <w:ins w:id="516" w:author="Zarrar Khan" w:date="2026-06-17T09:44:00Z" w16du:dateUtc="2026-06-17T04:44:00Z">
        <w:r>
          <w:rPr>
            <w:b/>
            <w:bCs/>
          </w:rPr>
          <w:t xml:space="preserve">Bryan, E., Ringler, C., </w:t>
        </w:r>
        <w:proofErr w:type="spellStart"/>
        <w:r>
          <w:rPr>
            <w:b/>
            <w:bCs/>
          </w:rPr>
          <w:t>Okoba</w:t>
        </w:r>
        <w:proofErr w:type="spellEnd"/>
        <w:r>
          <w:rPr>
            <w:b/>
            <w:bCs/>
          </w:rPr>
          <w:t>, B. et al.</w:t>
        </w:r>
        <w:r>
          <w:t xml:space="preserve"> (2013) 'Adapting agriculture to climate change in Kenya: Household strategies and determinants'. </w:t>
        </w:r>
        <w:r>
          <w:rPr>
            <w:i/>
            <w:iCs/>
          </w:rPr>
          <w:t>Journal of Environmental Management</w:t>
        </w:r>
        <w:r>
          <w:t>.</w:t>
        </w:r>
        <w:r>
          <w:fldChar w:fldCharType="begin"/>
        </w:r>
        <w:r>
          <w:instrText>HYPERLINK "https://doi.org/10.1016/j.jenvman.2012.10.036" \h</w:instrText>
        </w:r>
        <w:r>
          <w:fldChar w:fldCharType="separate"/>
        </w:r>
        <w:r>
          <w:t xml:space="preserve"> </w:t>
        </w:r>
        <w:r>
          <w:fldChar w:fldCharType="end"/>
        </w:r>
        <w:r>
          <w:fldChar w:fldCharType="begin"/>
        </w:r>
        <w:r>
          <w:instrText>HYPERLINK "https://doi.org/10.1016/j.jenvman.2012.10.036" \h</w:instrText>
        </w:r>
        <w:r>
          <w:fldChar w:fldCharType="separate"/>
        </w:r>
        <w:r>
          <w:rPr>
            <w:color w:val="1155CC"/>
            <w:u w:val="single"/>
          </w:rPr>
          <w:t>https://doi.org/10.1016/j.jenvman.2012.10.036</w:t>
        </w:r>
        <w:r>
          <w:fldChar w:fldCharType="end"/>
        </w:r>
      </w:ins>
    </w:p>
    <w:p w14:paraId="0AFD96DF" w14:textId="77777777" w:rsidR="00B64FF2" w:rsidRDefault="00B64FF2" w:rsidP="00B64FF2">
      <w:pPr>
        <w:numPr>
          <w:ilvl w:val="0"/>
          <w:numId w:val="25"/>
        </w:numPr>
        <w:spacing w:before="0" w:after="0"/>
        <w:rPr>
          <w:ins w:id="517" w:author="Zarrar Khan" w:date="2026-06-17T09:44:00Z" w16du:dateUtc="2026-06-17T04:44:00Z"/>
        </w:rPr>
      </w:pPr>
      <w:ins w:id="518" w:author="Zarrar Khan" w:date="2026-06-17T09:44:00Z" w16du:dateUtc="2026-06-17T04:44:00Z">
        <w:r>
          <w:rPr>
            <w:b/>
            <w:bCs/>
          </w:rPr>
          <w:t>Khanal, U., Wilson, C.</w:t>
        </w:r>
        <w:r>
          <w:t xml:space="preserve"> (2019) 'Derivation of a climate change adaptation index and assessing determinants and barriers to adaptation among farming households in Nepal'. </w:t>
        </w:r>
        <w:r>
          <w:rPr>
            <w:i/>
            <w:iCs/>
          </w:rPr>
          <w:t>Environmental Science &amp; Policy</w:t>
        </w:r>
        <w:r>
          <w:t>.</w:t>
        </w:r>
        <w:r>
          <w:fldChar w:fldCharType="begin"/>
        </w:r>
        <w:r>
          <w:instrText>HYPERLINK "https://doi.org/10.1016/j.envsci.2019.08.006" \h</w:instrText>
        </w:r>
        <w:r>
          <w:fldChar w:fldCharType="separate"/>
        </w:r>
        <w:r>
          <w:t xml:space="preserve"> </w:t>
        </w:r>
        <w:r>
          <w:fldChar w:fldCharType="end"/>
        </w:r>
        <w:r>
          <w:fldChar w:fldCharType="begin"/>
        </w:r>
        <w:r>
          <w:instrText>HYPERLINK "https://doi.org/10.1016/j.envsci.2019.08.006" \h</w:instrText>
        </w:r>
        <w:r>
          <w:fldChar w:fldCharType="separate"/>
        </w:r>
        <w:r>
          <w:rPr>
            <w:color w:val="1155CC"/>
            <w:u w:val="single"/>
          </w:rPr>
          <w:t>https://doi.org/10.1016/j.envsci.2019.08.006</w:t>
        </w:r>
        <w:r>
          <w:fldChar w:fldCharType="end"/>
        </w:r>
      </w:ins>
    </w:p>
    <w:p w14:paraId="3D9195BF" w14:textId="77777777" w:rsidR="00B64FF2" w:rsidRDefault="00B64FF2" w:rsidP="00B64FF2">
      <w:pPr>
        <w:numPr>
          <w:ilvl w:val="0"/>
          <w:numId w:val="25"/>
        </w:numPr>
        <w:spacing w:before="0" w:after="0"/>
        <w:rPr>
          <w:ins w:id="519" w:author="Zarrar Khan" w:date="2026-06-17T09:44:00Z" w16du:dateUtc="2026-06-17T04:44:00Z"/>
        </w:rPr>
      </w:pPr>
      <w:ins w:id="520" w:author="Zarrar Khan" w:date="2026-06-17T09:44:00Z" w16du:dateUtc="2026-06-17T04:44:00Z">
        <w:r>
          <w:rPr>
            <w:b/>
            <w:bCs/>
          </w:rPr>
          <w:t>GC, A., Yeo, J.</w:t>
        </w:r>
        <w:r>
          <w:t xml:space="preserve"> (2020) 'Perception to Adaptation of Climate Change in Nepal: An Empirical Analysis Using Multivariate Probit Model'. </w:t>
        </w:r>
        <w:r>
          <w:rPr>
            <w:i/>
            <w:iCs/>
          </w:rPr>
          <w:t>Sci</w:t>
        </w:r>
        <w:r>
          <w:t>.</w:t>
        </w:r>
        <w:r>
          <w:fldChar w:fldCharType="begin"/>
        </w:r>
        <w:r>
          <w:instrText>HYPERLINK "https://doi.org/10.3390/sci2040087" \h</w:instrText>
        </w:r>
        <w:r>
          <w:fldChar w:fldCharType="separate"/>
        </w:r>
        <w:r>
          <w:t xml:space="preserve"> </w:t>
        </w:r>
        <w:r>
          <w:fldChar w:fldCharType="end"/>
        </w:r>
        <w:r>
          <w:fldChar w:fldCharType="begin"/>
        </w:r>
        <w:r>
          <w:instrText>HYPERLINK "https://doi.org/10.3390/sci2040087" \h</w:instrText>
        </w:r>
        <w:r>
          <w:fldChar w:fldCharType="separate"/>
        </w:r>
        <w:r>
          <w:rPr>
            <w:color w:val="1155CC"/>
            <w:u w:val="single"/>
          </w:rPr>
          <w:t>https://doi.org/10.3390/sci2040087</w:t>
        </w:r>
        <w:r>
          <w:fldChar w:fldCharType="end"/>
        </w:r>
      </w:ins>
    </w:p>
    <w:p w14:paraId="152A84B9" w14:textId="77777777" w:rsidR="00B64FF2" w:rsidRDefault="00B64FF2" w:rsidP="00B64FF2">
      <w:pPr>
        <w:numPr>
          <w:ilvl w:val="0"/>
          <w:numId w:val="25"/>
        </w:numPr>
        <w:spacing w:before="0" w:after="0"/>
        <w:rPr>
          <w:ins w:id="521" w:author="Zarrar Khan" w:date="2026-06-17T09:44:00Z" w16du:dateUtc="2026-06-17T04:44:00Z"/>
        </w:rPr>
      </w:pPr>
      <w:ins w:id="522" w:author="Zarrar Khan" w:date="2026-06-17T09:44:00Z" w16du:dateUtc="2026-06-17T04:44:00Z">
        <w:r>
          <w:rPr>
            <w:b/>
            <w:bCs/>
          </w:rPr>
          <w:t>Chen, M., Wichmann, B., Luckert, M. et al.</w:t>
        </w:r>
        <w:r>
          <w:t xml:space="preserve"> (2018) 'Diversification and intensification of agricultural adaptation from global to local scales'. </w:t>
        </w:r>
        <w:r>
          <w:rPr>
            <w:i/>
            <w:iCs/>
          </w:rPr>
          <w:t>PLOS ONE</w:t>
        </w:r>
        <w:r>
          <w:t>.</w:t>
        </w:r>
        <w:r>
          <w:fldChar w:fldCharType="begin"/>
        </w:r>
        <w:r>
          <w:instrText>HYPERLINK "https://doi.org/10.1371/journal.pone.0196392" \h</w:instrText>
        </w:r>
        <w:r>
          <w:fldChar w:fldCharType="separate"/>
        </w:r>
        <w:r>
          <w:t xml:space="preserve"> </w:t>
        </w:r>
        <w:r>
          <w:fldChar w:fldCharType="end"/>
        </w:r>
        <w:r>
          <w:fldChar w:fldCharType="begin"/>
        </w:r>
        <w:r>
          <w:instrText>HYPERLINK "https://doi.org/10.1371/journal.pone.0196392" \h</w:instrText>
        </w:r>
        <w:r>
          <w:fldChar w:fldCharType="separate"/>
        </w:r>
        <w:r>
          <w:rPr>
            <w:color w:val="1155CC"/>
            <w:u w:val="single"/>
          </w:rPr>
          <w:t>https://doi.org/10.1371/journal.pone.0196392</w:t>
        </w:r>
        <w:r>
          <w:fldChar w:fldCharType="end"/>
        </w:r>
      </w:ins>
    </w:p>
    <w:p w14:paraId="1B3279DC" w14:textId="77777777" w:rsidR="00B64FF2" w:rsidRDefault="00B64FF2" w:rsidP="00B64FF2">
      <w:pPr>
        <w:numPr>
          <w:ilvl w:val="0"/>
          <w:numId w:val="25"/>
        </w:numPr>
        <w:spacing w:before="0" w:after="0"/>
        <w:rPr>
          <w:ins w:id="523" w:author="Zarrar Khan" w:date="2026-06-17T09:44:00Z" w16du:dateUtc="2026-06-17T04:44:00Z"/>
        </w:rPr>
      </w:pPr>
      <w:ins w:id="524" w:author="Zarrar Khan" w:date="2026-06-17T09:44:00Z" w16du:dateUtc="2026-06-17T04:44:00Z">
        <w:r>
          <w:rPr>
            <w:b/>
            <w:bCs/>
          </w:rPr>
          <w:t>Gebrehiwot, T., van der Veen, A.</w:t>
        </w:r>
        <w:r>
          <w:t xml:space="preserve"> (2014) 'Farmers prone to drought risk: Why some farmers undertake farm-level risk-reduction measures while others not?'. </w:t>
        </w:r>
        <w:r>
          <w:rPr>
            <w:i/>
            <w:iCs/>
          </w:rPr>
          <w:t>Environmental Management</w:t>
        </w:r>
        <w:r>
          <w:t>.</w:t>
        </w:r>
        <w:r>
          <w:fldChar w:fldCharType="begin"/>
        </w:r>
        <w:r>
          <w:instrText>HYPERLINK "https://doi.org/10.1007/s00267-014-0415-7" \h</w:instrText>
        </w:r>
        <w:r>
          <w:fldChar w:fldCharType="separate"/>
        </w:r>
        <w:r>
          <w:t xml:space="preserve"> </w:t>
        </w:r>
        <w:r>
          <w:fldChar w:fldCharType="end"/>
        </w:r>
        <w:r>
          <w:fldChar w:fldCharType="begin"/>
        </w:r>
        <w:r>
          <w:instrText>HYPERLINK "https://doi.org/10.1007/s00267-014-0415-7" \h</w:instrText>
        </w:r>
        <w:r>
          <w:fldChar w:fldCharType="separate"/>
        </w:r>
        <w:r>
          <w:rPr>
            <w:color w:val="1155CC"/>
            <w:u w:val="single"/>
          </w:rPr>
          <w:t>https://doi.org/10.1007/s00267-014-0415-7</w:t>
        </w:r>
        <w:r>
          <w:fldChar w:fldCharType="end"/>
        </w:r>
      </w:ins>
    </w:p>
    <w:p w14:paraId="7A79BFCA" w14:textId="77777777" w:rsidR="00B64FF2" w:rsidRDefault="00B64FF2" w:rsidP="00B64FF2">
      <w:pPr>
        <w:numPr>
          <w:ilvl w:val="0"/>
          <w:numId w:val="25"/>
        </w:numPr>
        <w:spacing w:before="0" w:after="0"/>
        <w:rPr>
          <w:ins w:id="525" w:author="Zarrar Khan" w:date="2026-06-17T09:44:00Z" w16du:dateUtc="2026-06-17T04:44:00Z"/>
        </w:rPr>
      </w:pPr>
      <w:ins w:id="526" w:author="Zarrar Khan" w:date="2026-06-17T09:44:00Z" w16du:dateUtc="2026-06-17T04:44:00Z">
        <w:r>
          <w:rPr>
            <w:b/>
            <w:bCs/>
          </w:rPr>
          <w:t>Gebrehiwot, T., van der Veen, A.</w:t>
        </w:r>
        <w:r>
          <w:t xml:space="preserve"> (2013) 'Farm level adaptation to climate change: The case of farmers in the Ethiopian highlands'. </w:t>
        </w:r>
        <w:r>
          <w:rPr>
            <w:i/>
            <w:iCs/>
          </w:rPr>
          <w:t>Environmental Management</w:t>
        </w:r>
        <w:r>
          <w:t>.</w:t>
        </w:r>
        <w:r>
          <w:fldChar w:fldCharType="begin"/>
        </w:r>
        <w:r>
          <w:instrText>HYPERLINK "https://doi.org/10.1007/s00267-013-0039-3" \h</w:instrText>
        </w:r>
        <w:r>
          <w:fldChar w:fldCharType="separate"/>
        </w:r>
        <w:r>
          <w:t xml:space="preserve"> </w:t>
        </w:r>
        <w:r>
          <w:fldChar w:fldCharType="end"/>
        </w:r>
        <w:r>
          <w:fldChar w:fldCharType="begin"/>
        </w:r>
        <w:r>
          <w:instrText>HYPERLINK "https://doi.org/10.1007/s00267-013-0039-3" \h</w:instrText>
        </w:r>
        <w:r>
          <w:fldChar w:fldCharType="separate"/>
        </w:r>
        <w:r>
          <w:rPr>
            <w:color w:val="1155CC"/>
            <w:u w:val="single"/>
          </w:rPr>
          <w:t>https://doi.org/10.1007/s00267-013-0039-3</w:t>
        </w:r>
        <w:r>
          <w:fldChar w:fldCharType="end"/>
        </w:r>
      </w:ins>
    </w:p>
    <w:p w14:paraId="2BBFA48A" w14:textId="77777777" w:rsidR="00B64FF2" w:rsidRDefault="00B64FF2" w:rsidP="00B64FF2">
      <w:pPr>
        <w:numPr>
          <w:ilvl w:val="0"/>
          <w:numId w:val="25"/>
        </w:numPr>
        <w:spacing w:before="0" w:after="0"/>
        <w:rPr>
          <w:ins w:id="527" w:author="Zarrar Khan" w:date="2026-06-17T09:44:00Z" w16du:dateUtc="2026-06-17T04:44:00Z"/>
        </w:rPr>
      </w:pPr>
      <w:ins w:id="528" w:author="Zarrar Khan" w:date="2026-06-17T09:44:00Z" w16du:dateUtc="2026-06-17T04:44:00Z">
        <w:r>
          <w:rPr>
            <w:b/>
            <w:bCs/>
          </w:rPr>
          <w:t>Khanal, U., Wilson, C., Lee, B. et al.</w:t>
        </w:r>
        <w:r>
          <w:t xml:space="preserve"> (2017) 'Smallholder farmers’ participation in climate change adaptation </w:t>
        </w:r>
        <w:proofErr w:type="spellStart"/>
        <w:r>
          <w:t>programmes</w:t>
        </w:r>
        <w:proofErr w:type="spellEnd"/>
        <w:r>
          <w:t xml:space="preserve">: understanding preferences in Nepal'. </w:t>
        </w:r>
        <w:r>
          <w:rPr>
            <w:i/>
            <w:iCs/>
          </w:rPr>
          <w:t>Climate Policy</w:t>
        </w:r>
        <w:r>
          <w:t>.</w:t>
        </w:r>
        <w:r>
          <w:fldChar w:fldCharType="begin"/>
        </w:r>
        <w:r>
          <w:instrText>HYPERLINK "https://doi.org/10.1080/14693062.2017.1389688" \h</w:instrText>
        </w:r>
        <w:r>
          <w:fldChar w:fldCharType="separate"/>
        </w:r>
        <w:r>
          <w:t xml:space="preserve"> </w:t>
        </w:r>
        <w:r>
          <w:fldChar w:fldCharType="end"/>
        </w:r>
        <w:r>
          <w:fldChar w:fldCharType="begin"/>
        </w:r>
        <w:r>
          <w:instrText>HYPERLINK "https://doi.org/10.1080/14693062.2017.1389688" \h</w:instrText>
        </w:r>
        <w:r>
          <w:fldChar w:fldCharType="separate"/>
        </w:r>
        <w:r>
          <w:rPr>
            <w:color w:val="1155CC"/>
            <w:u w:val="single"/>
          </w:rPr>
          <w:t>https://doi.org/10.1080/14693062.2017.1389688</w:t>
        </w:r>
        <w:r>
          <w:fldChar w:fldCharType="end"/>
        </w:r>
      </w:ins>
    </w:p>
    <w:p w14:paraId="72181B38" w14:textId="77777777" w:rsidR="00B64FF2" w:rsidRDefault="00B64FF2" w:rsidP="00B64FF2">
      <w:pPr>
        <w:numPr>
          <w:ilvl w:val="0"/>
          <w:numId w:val="25"/>
        </w:numPr>
        <w:spacing w:before="0" w:after="0"/>
        <w:rPr>
          <w:ins w:id="529" w:author="Zarrar Khan" w:date="2026-06-17T09:44:00Z" w16du:dateUtc="2026-06-17T04:44:00Z"/>
        </w:rPr>
      </w:pPr>
      <w:ins w:id="530" w:author="Zarrar Khan" w:date="2026-06-17T09:44:00Z" w16du:dateUtc="2026-06-17T04:44:00Z">
        <w:r>
          <w:rPr>
            <w:b/>
            <w:bCs/>
          </w:rPr>
          <w:t xml:space="preserve">Pak-Uthai, S., </w:t>
        </w:r>
        <w:proofErr w:type="spellStart"/>
        <w:r>
          <w:rPr>
            <w:b/>
            <w:bCs/>
          </w:rPr>
          <w:t>Faysse</w:t>
        </w:r>
        <w:proofErr w:type="spellEnd"/>
        <w:r>
          <w:rPr>
            <w:b/>
            <w:bCs/>
          </w:rPr>
          <w:t>, N.</w:t>
        </w:r>
        <w:r>
          <w:t xml:space="preserve"> (2018) 'The risk of second-best adaptive measures: Farmers facing drought in Thailand'. </w:t>
        </w:r>
        <w:r>
          <w:rPr>
            <w:i/>
            <w:iCs/>
          </w:rPr>
          <w:t>International Journal of Disaster Risk Reduction</w:t>
        </w:r>
        <w:r>
          <w:t>.</w:t>
        </w:r>
        <w:r>
          <w:fldChar w:fldCharType="begin"/>
        </w:r>
        <w:r>
          <w:instrText>HYPERLINK "https://doi.org/10.1016/j.ijdrr.2018.01.032" \h</w:instrText>
        </w:r>
        <w:r>
          <w:fldChar w:fldCharType="separate"/>
        </w:r>
        <w:r>
          <w:t xml:space="preserve"> </w:t>
        </w:r>
        <w:r>
          <w:fldChar w:fldCharType="end"/>
        </w:r>
        <w:r>
          <w:fldChar w:fldCharType="begin"/>
        </w:r>
        <w:r>
          <w:instrText>HYPERLINK "https://doi.org/10.1016/j.ijdrr.2018.01.032" \h</w:instrText>
        </w:r>
        <w:r>
          <w:fldChar w:fldCharType="separate"/>
        </w:r>
        <w:r>
          <w:rPr>
            <w:color w:val="1155CC"/>
            <w:u w:val="single"/>
          </w:rPr>
          <w:t>https://doi.org/10.1016/j.ijdrr.2018.01.032</w:t>
        </w:r>
        <w:r>
          <w:fldChar w:fldCharType="end"/>
        </w:r>
      </w:ins>
    </w:p>
    <w:p w14:paraId="21D9326D" w14:textId="77777777" w:rsidR="00B64FF2" w:rsidRDefault="00B64FF2" w:rsidP="00B64FF2">
      <w:pPr>
        <w:numPr>
          <w:ilvl w:val="0"/>
          <w:numId w:val="25"/>
        </w:numPr>
        <w:spacing w:before="0" w:after="0"/>
        <w:rPr>
          <w:ins w:id="531" w:author="Zarrar Khan" w:date="2026-06-17T09:44:00Z" w16du:dateUtc="2026-06-17T04:44:00Z"/>
        </w:rPr>
      </w:pPr>
      <w:proofErr w:type="spellStart"/>
      <w:ins w:id="532" w:author="Zarrar Khan" w:date="2026-06-17T09:44:00Z" w16du:dateUtc="2026-06-17T04:44:00Z">
        <w:r w:rsidRPr="002F332E">
          <w:rPr>
            <w:b/>
            <w:bCs/>
            <w:lang w:val="es-ES"/>
          </w:rPr>
          <w:t>Nam</w:t>
        </w:r>
        <w:proofErr w:type="spellEnd"/>
        <w:r w:rsidRPr="002F332E">
          <w:rPr>
            <w:b/>
            <w:bCs/>
            <w:lang w:val="es-ES"/>
          </w:rPr>
          <w:t xml:space="preserve">, L., Van </w:t>
        </w:r>
        <w:proofErr w:type="spellStart"/>
        <w:r w:rsidRPr="002F332E">
          <w:rPr>
            <w:b/>
            <w:bCs/>
            <w:lang w:val="es-ES"/>
          </w:rPr>
          <w:t>Song</w:t>
        </w:r>
        <w:proofErr w:type="spellEnd"/>
        <w:r w:rsidRPr="002F332E">
          <w:rPr>
            <w:b/>
            <w:bCs/>
            <w:lang w:val="es-ES"/>
          </w:rPr>
          <w:t xml:space="preserve">, N., </w:t>
        </w:r>
        <w:proofErr w:type="spellStart"/>
        <w:r w:rsidRPr="002F332E">
          <w:rPr>
            <w:b/>
            <w:bCs/>
            <w:lang w:val="es-ES"/>
          </w:rPr>
          <w:t>Quilloy</w:t>
        </w:r>
        <w:proofErr w:type="spellEnd"/>
        <w:r w:rsidRPr="002F332E">
          <w:rPr>
            <w:b/>
            <w:bCs/>
            <w:lang w:val="es-ES"/>
          </w:rPr>
          <w:t>, A. et al.</w:t>
        </w:r>
        <w:r w:rsidRPr="002F332E">
          <w:rPr>
            <w:lang w:val="es-ES"/>
          </w:rPr>
          <w:t xml:space="preserve"> </w:t>
        </w:r>
        <w:r>
          <w:t xml:space="preserve">(2023) 'Assessment of impacts of adaptation measures on rice farm economic performance in response to climate change: Case study in Vietnam'. </w:t>
        </w:r>
        <w:r>
          <w:rPr>
            <w:i/>
            <w:iCs/>
          </w:rPr>
          <w:t>Environment, Development and Sustainability</w:t>
        </w:r>
        <w:r>
          <w:t>.</w:t>
        </w:r>
        <w:r>
          <w:fldChar w:fldCharType="begin"/>
        </w:r>
        <w:r>
          <w:instrText>HYPERLINK "https://doi.org/10.1007/s10668-023-04301-x" \h</w:instrText>
        </w:r>
        <w:r>
          <w:fldChar w:fldCharType="separate"/>
        </w:r>
        <w:r>
          <w:t xml:space="preserve"> </w:t>
        </w:r>
        <w:r>
          <w:fldChar w:fldCharType="end"/>
        </w:r>
        <w:r>
          <w:fldChar w:fldCharType="begin"/>
        </w:r>
        <w:r>
          <w:instrText>HYPERLINK "https://doi.org/10.1007/s10668-023-04301-x" \h</w:instrText>
        </w:r>
        <w:r>
          <w:fldChar w:fldCharType="separate"/>
        </w:r>
        <w:r>
          <w:rPr>
            <w:color w:val="1155CC"/>
            <w:u w:val="single"/>
          </w:rPr>
          <w:t>https://doi.org/10.1007/s10668-023-04301-x</w:t>
        </w:r>
        <w:r>
          <w:fldChar w:fldCharType="end"/>
        </w:r>
      </w:ins>
    </w:p>
    <w:p w14:paraId="24703579" w14:textId="77777777" w:rsidR="00B64FF2" w:rsidRDefault="00B64FF2" w:rsidP="00B64FF2">
      <w:pPr>
        <w:numPr>
          <w:ilvl w:val="0"/>
          <w:numId w:val="25"/>
        </w:numPr>
        <w:spacing w:before="0" w:after="0"/>
        <w:rPr>
          <w:ins w:id="533" w:author="Zarrar Khan" w:date="2026-06-17T09:44:00Z" w16du:dateUtc="2026-06-17T04:44:00Z"/>
        </w:rPr>
      </w:pPr>
      <w:proofErr w:type="spellStart"/>
      <w:ins w:id="534" w:author="Zarrar Khan" w:date="2026-06-17T09:44:00Z" w16du:dateUtc="2026-06-17T04:44:00Z">
        <w:r w:rsidRPr="002F332E">
          <w:rPr>
            <w:b/>
            <w:bCs/>
            <w:lang w:val="es-ES"/>
          </w:rPr>
          <w:t>Trinh</w:t>
        </w:r>
        <w:proofErr w:type="spellEnd"/>
        <w:r w:rsidRPr="002F332E">
          <w:rPr>
            <w:b/>
            <w:bCs/>
            <w:lang w:val="es-ES"/>
          </w:rPr>
          <w:t xml:space="preserve">, T., </w:t>
        </w:r>
        <w:proofErr w:type="spellStart"/>
        <w:r w:rsidRPr="002F332E">
          <w:rPr>
            <w:b/>
            <w:bCs/>
            <w:lang w:val="es-ES"/>
          </w:rPr>
          <w:t>Rañola</w:t>
        </w:r>
        <w:proofErr w:type="spellEnd"/>
        <w:r w:rsidRPr="002F332E">
          <w:rPr>
            <w:b/>
            <w:bCs/>
            <w:lang w:val="es-ES"/>
          </w:rPr>
          <w:t>, R., Camacho, L. et al.</w:t>
        </w:r>
        <w:r w:rsidRPr="002F332E">
          <w:rPr>
            <w:lang w:val="es-ES"/>
          </w:rPr>
          <w:t xml:space="preserve"> </w:t>
        </w:r>
        <w:r>
          <w:t xml:space="preserve">(2018) 'Determinants of farmers’ adaptation to climate change in agricultural production in the central region of Vietnam'. </w:t>
        </w:r>
        <w:r>
          <w:rPr>
            <w:i/>
            <w:iCs/>
          </w:rPr>
          <w:t>Land Use Policy</w:t>
        </w:r>
        <w:r>
          <w:t>.</w:t>
        </w:r>
        <w:r>
          <w:fldChar w:fldCharType="begin"/>
        </w:r>
        <w:r>
          <w:instrText>HYPERLINK "https://doi.org/10.1016/j.landusepol.2017.10.023" \h</w:instrText>
        </w:r>
        <w:r>
          <w:fldChar w:fldCharType="separate"/>
        </w:r>
        <w:r>
          <w:t xml:space="preserve"> </w:t>
        </w:r>
        <w:r>
          <w:fldChar w:fldCharType="end"/>
        </w:r>
        <w:r>
          <w:fldChar w:fldCharType="begin"/>
        </w:r>
        <w:r>
          <w:instrText>HYPERLINK "https://doi.org/10.1016/j.landusepol.2017.10.023" \h</w:instrText>
        </w:r>
        <w:r>
          <w:fldChar w:fldCharType="separate"/>
        </w:r>
        <w:r>
          <w:rPr>
            <w:color w:val="1155CC"/>
            <w:u w:val="single"/>
          </w:rPr>
          <w:t>https://doi.org/10.1016/j.landusepol.2017.10.023</w:t>
        </w:r>
        <w:r>
          <w:fldChar w:fldCharType="end"/>
        </w:r>
      </w:ins>
    </w:p>
    <w:p w14:paraId="7FC02D6F" w14:textId="77777777" w:rsidR="00B64FF2" w:rsidRDefault="00B64FF2" w:rsidP="00B64FF2">
      <w:pPr>
        <w:numPr>
          <w:ilvl w:val="0"/>
          <w:numId w:val="25"/>
        </w:numPr>
        <w:spacing w:before="0" w:after="0"/>
        <w:rPr>
          <w:ins w:id="535" w:author="Zarrar Khan" w:date="2026-06-17T09:44:00Z" w16du:dateUtc="2026-06-17T04:44:00Z"/>
        </w:rPr>
      </w:pPr>
      <w:ins w:id="536" w:author="Zarrar Khan" w:date="2026-06-17T09:44:00Z" w16du:dateUtc="2026-06-17T04:44:00Z">
        <w:r>
          <w:rPr>
            <w:b/>
            <w:bCs/>
          </w:rPr>
          <w:t>Ahmed, Z., Guha, G., Shew, A. et al.</w:t>
        </w:r>
        <w:r>
          <w:t xml:space="preserve"> (2021) 'Climate change risk perceptions and agricultural adaptation strategies in vulnerable riverine char islands of Bangladesh'. </w:t>
        </w:r>
        <w:r>
          <w:rPr>
            <w:i/>
            <w:iCs/>
          </w:rPr>
          <w:t>Land Use Policy</w:t>
        </w:r>
        <w:r>
          <w:t>.</w:t>
        </w:r>
        <w:r>
          <w:fldChar w:fldCharType="begin"/>
        </w:r>
        <w:r>
          <w:instrText>HYPERLINK "https://doi.org/10.1016/j.landusepol.2021.105295" \h</w:instrText>
        </w:r>
        <w:r>
          <w:fldChar w:fldCharType="separate"/>
        </w:r>
        <w:r>
          <w:t xml:space="preserve"> </w:t>
        </w:r>
        <w:r>
          <w:fldChar w:fldCharType="end"/>
        </w:r>
        <w:r>
          <w:fldChar w:fldCharType="begin"/>
        </w:r>
        <w:r>
          <w:instrText>HYPERLINK "https://doi.org/10.1016/j.landusepol.2021.105295" \h</w:instrText>
        </w:r>
        <w:r>
          <w:fldChar w:fldCharType="separate"/>
        </w:r>
        <w:r>
          <w:rPr>
            <w:color w:val="1155CC"/>
            <w:u w:val="single"/>
          </w:rPr>
          <w:t>https://doi.org/10.1016/j.landusepol.2021.105295</w:t>
        </w:r>
        <w:r>
          <w:fldChar w:fldCharType="end"/>
        </w:r>
      </w:ins>
    </w:p>
    <w:p w14:paraId="0A9BEA4C" w14:textId="77777777" w:rsidR="00B64FF2" w:rsidRDefault="00B64FF2" w:rsidP="00B64FF2">
      <w:pPr>
        <w:numPr>
          <w:ilvl w:val="0"/>
          <w:numId w:val="25"/>
        </w:numPr>
        <w:spacing w:before="0" w:after="0"/>
        <w:rPr>
          <w:ins w:id="537" w:author="Zarrar Khan" w:date="2026-06-17T09:44:00Z" w16du:dateUtc="2026-06-17T04:44:00Z"/>
        </w:rPr>
      </w:pPr>
      <w:proofErr w:type="spellStart"/>
      <w:ins w:id="538" w:author="Zarrar Khan" w:date="2026-06-17T09:44:00Z" w16du:dateUtc="2026-06-17T04:44:00Z">
        <w:r>
          <w:rPr>
            <w:b/>
            <w:bCs/>
          </w:rPr>
          <w:lastRenderedPageBreak/>
          <w:t>Roudier</w:t>
        </w:r>
        <w:proofErr w:type="spellEnd"/>
        <w:r>
          <w:rPr>
            <w:b/>
            <w:bCs/>
          </w:rPr>
          <w:t>, P., Alhassane, A., Baron, C. et al.</w:t>
        </w:r>
        <w:r>
          <w:t xml:space="preserve"> (2016) 'Assessing the benefits of weather and seasonal forecasts to millet growers in Niger'. </w:t>
        </w:r>
        <w:r>
          <w:rPr>
            <w:i/>
            <w:iCs/>
          </w:rPr>
          <w:t>Agricultural and Forest Meteorology</w:t>
        </w:r>
        <w:r>
          <w:t>.</w:t>
        </w:r>
        <w:r>
          <w:fldChar w:fldCharType="begin"/>
        </w:r>
        <w:r>
          <w:instrText>HYPERLINK "https://doi.org/10.1016/j.agrformet.2016.04.010" \h</w:instrText>
        </w:r>
        <w:r>
          <w:fldChar w:fldCharType="separate"/>
        </w:r>
        <w:r>
          <w:t xml:space="preserve"> </w:t>
        </w:r>
        <w:r>
          <w:fldChar w:fldCharType="end"/>
        </w:r>
        <w:r>
          <w:fldChar w:fldCharType="begin"/>
        </w:r>
        <w:r>
          <w:instrText>HYPERLINK "https://doi.org/10.1016/j.agrformet.2016.04.010" \h</w:instrText>
        </w:r>
        <w:r>
          <w:fldChar w:fldCharType="separate"/>
        </w:r>
        <w:r>
          <w:rPr>
            <w:color w:val="1155CC"/>
            <w:u w:val="single"/>
          </w:rPr>
          <w:t>https://doi.org/10.1016/j.agrformet.2016.04.010</w:t>
        </w:r>
        <w:r>
          <w:fldChar w:fldCharType="end"/>
        </w:r>
      </w:ins>
    </w:p>
    <w:p w14:paraId="1A78198A" w14:textId="77777777" w:rsidR="00B64FF2" w:rsidRDefault="00B64FF2" w:rsidP="00B64FF2">
      <w:pPr>
        <w:numPr>
          <w:ilvl w:val="0"/>
          <w:numId w:val="25"/>
        </w:numPr>
        <w:spacing w:before="0" w:after="0"/>
        <w:rPr>
          <w:ins w:id="539" w:author="Zarrar Khan" w:date="2026-06-17T09:44:00Z" w16du:dateUtc="2026-06-17T04:44:00Z"/>
        </w:rPr>
      </w:pPr>
      <w:ins w:id="540" w:author="Zarrar Khan" w:date="2026-06-17T09:44:00Z" w16du:dateUtc="2026-06-17T04:44:00Z">
        <w:r>
          <w:rPr>
            <w:b/>
            <w:bCs/>
          </w:rPr>
          <w:t>Jiao, X., Zheng, Y., Liu, Z.</w:t>
        </w:r>
        <w:r>
          <w:t xml:space="preserve"> (2020) 'Three-stage quantitative approach of understanding household adaptation decisions in rural Cambodia'. </w:t>
        </w:r>
        <w:r>
          <w:rPr>
            <w:i/>
            <w:iCs/>
          </w:rPr>
          <w:t>International Journal of Climate Change Strategies and Management</w:t>
        </w:r>
        <w:r>
          <w:t>.</w:t>
        </w:r>
        <w:r>
          <w:fldChar w:fldCharType="begin"/>
        </w:r>
        <w:r>
          <w:instrText>HYPERLINK "https://doi.org/10.1108/ijccsm-01-2019-0004" \h</w:instrText>
        </w:r>
        <w:r>
          <w:fldChar w:fldCharType="separate"/>
        </w:r>
        <w:r>
          <w:t xml:space="preserve"> </w:t>
        </w:r>
        <w:r>
          <w:fldChar w:fldCharType="end"/>
        </w:r>
        <w:r>
          <w:fldChar w:fldCharType="begin"/>
        </w:r>
        <w:r>
          <w:instrText>HYPERLINK "https://doi.org/10.1108/ijccsm-01-2019-0004" \h</w:instrText>
        </w:r>
        <w:r>
          <w:fldChar w:fldCharType="separate"/>
        </w:r>
        <w:r>
          <w:rPr>
            <w:color w:val="1155CC"/>
            <w:u w:val="single"/>
          </w:rPr>
          <w:t>https://doi.org/10.1108/ijccsm-01-2019-0004</w:t>
        </w:r>
        <w:r>
          <w:fldChar w:fldCharType="end"/>
        </w:r>
      </w:ins>
    </w:p>
    <w:p w14:paraId="0C7871E4" w14:textId="77777777" w:rsidR="00B64FF2" w:rsidRDefault="00B64FF2" w:rsidP="00B64FF2">
      <w:pPr>
        <w:numPr>
          <w:ilvl w:val="0"/>
          <w:numId w:val="25"/>
        </w:numPr>
        <w:spacing w:before="0" w:after="0"/>
        <w:rPr>
          <w:ins w:id="541" w:author="Zarrar Khan" w:date="2026-06-17T09:44:00Z" w16du:dateUtc="2026-06-17T04:44:00Z"/>
        </w:rPr>
      </w:pPr>
      <w:ins w:id="542" w:author="Zarrar Khan" w:date="2026-06-17T09:44:00Z" w16du:dateUtc="2026-06-17T04:44:00Z">
        <w:r>
          <w:rPr>
            <w:b/>
            <w:bCs/>
          </w:rPr>
          <w:t>Khanal, U., Wilson, C., Hoang, V. et al.</w:t>
        </w:r>
        <w:r>
          <w:t xml:space="preserve"> (2018) 'Farmers' Adaptation to Climate Change, Its Determinants and Impacts on Rice Yield in Nepal'. </w:t>
        </w:r>
        <w:r>
          <w:rPr>
            <w:i/>
            <w:iCs/>
          </w:rPr>
          <w:t>Ecological Economics</w:t>
        </w:r>
        <w:r>
          <w:t>.</w:t>
        </w:r>
        <w:r>
          <w:fldChar w:fldCharType="begin"/>
        </w:r>
        <w:r>
          <w:instrText>HYPERLINK "https://doi.org/10.1016/j.ecolecon.2017.08.006" \h</w:instrText>
        </w:r>
        <w:r>
          <w:fldChar w:fldCharType="separate"/>
        </w:r>
        <w:r>
          <w:t xml:space="preserve"> </w:t>
        </w:r>
        <w:r>
          <w:fldChar w:fldCharType="end"/>
        </w:r>
        <w:r>
          <w:fldChar w:fldCharType="begin"/>
        </w:r>
        <w:r>
          <w:instrText>HYPERLINK "https://doi.org/10.1016/j.ecolecon.2017.08.006" \h</w:instrText>
        </w:r>
        <w:r>
          <w:fldChar w:fldCharType="separate"/>
        </w:r>
        <w:r>
          <w:rPr>
            <w:color w:val="1155CC"/>
            <w:u w:val="single"/>
          </w:rPr>
          <w:t>https://doi.org/10.1016/j.ecolecon.2017.08.006</w:t>
        </w:r>
        <w:r>
          <w:fldChar w:fldCharType="end"/>
        </w:r>
      </w:ins>
    </w:p>
    <w:p w14:paraId="03B5F87F" w14:textId="77777777" w:rsidR="00B64FF2" w:rsidRDefault="00B64FF2" w:rsidP="00B64FF2">
      <w:pPr>
        <w:numPr>
          <w:ilvl w:val="0"/>
          <w:numId w:val="25"/>
        </w:numPr>
        <w:spacing w:before="0" w:after="0"/>
        <w:rPr>
          <w:ins w:id="543" w:author="Zarrar Khan" w:date="2026-06-17T09:44:00Z" w16du:dateUtc="2026-06-17T04:44:00Z"/>
        </w:rPr>
      </w:pPr>
      <w:ins w:id="544" w:author="Zarrar Khan" w:date="2026-06-17T09:44:00Z" w16du:dateUtc="2026-06-17T04:44:00Z">
        <w:r>
          <w:rPr>
            <w:b/>
            <w:bCs/>
          </w:rPr>
          <w:t>Dang, H., Li, E., Nuberg, I. et al.</w:t>
        </w:r>
        <w:r>
          <w:t xml:space="preserve"> (2014) 'Understanding farmers’ adaptation intention to climate change: A structural equation modelling study in the Mekong Delta, Vietnam'. </w:t>
        </w:r>
        <w:r>
          <w:rPr>
            <w:i/>
            <w:iCs/>
          </w:rPr>
          <w:t>Environmental Science &amp; Policy</w:t>
        </w:r>
        <w:r>
          <w:t>.</w:t>
        </w:r>
        <w:r>
          <w:fldChar w:fldCharType="begin"/>
        </w:r>
        <w:r>
          <w:instrText>HYPERLINK "https://doi.org/10.1016/j.envsci.2014.04.002" \h</w:instrText>
        </w:r>
        <w:r>
          <w:fldChar w:fldCharType="separate"/>
        </w:r>
        <w:r>
          <w:t xml:space="preserve"> </w:t>
        </w:r>
        <w:r>
          <w:fldChar w:fldCharType="end"/>
        </w:r>
        <w:r>
          <w:fldChar w:fldCharType="begin"/>
        </w:r>
        <w:r>
          <w:instrText>HYPERLINK "https://doi.org/10.1016/j.envsci.2014.04.002" \h</w:instrText>
        </w:r>
        <w:r>
          <w:fldChar w:fldCharType="separate"/>
        </w:r>
        <w:r>
          <w:rPr>
            <w:color w:val="1155CC"/>
            <w:u w:val="single"/>
          </w:rPr>
          <w:t>https://doi.org/10.1016/j.envsci.2014.04.002</w:t>
        </w:r>
        <w:r>
          <w:fldChar w:fldCharType="end"/>
        </w:r>
      </w:ins>
    </w:p>
    <w:p w14:paraId="770ACA3E" w14:textId="77777777" w:rsidR="00B64FF2" w:rsidRDefault="00B64FF2" w:rsidP="00B64FF2">
      <w:pPr>
        <w:numPr>
          <w:ilvl w:val="0"/>
          <w:numId w:val="25"/>
        </w:numPr>
        <w:spacing w:before="0" w:after="0"/>
        <w:rPr>
          <w:ins w:id="545" w:author="Zarrar Khan" w:date="2026-06-17T09:44:00Z" w16du:dateUtc="2026-06-17T04:44:00Z"/>
        </w:rPr>
      </w:pPr>
      <w:ins w:id="546" w:author="Zarrar Khan" w:date="2026-06-17T09:44:00Z" w16du:dateUtc="2026-06-17T04:44:00Z">
        <w:r>
          <w:rPr>
            <w:b/>
            <w:bCs/>
          </w:rPr>
          <w:t xml:space="preserve">Ghanian, M., M. </w:t>
        </w:r>
        <w:proofErr w:type="spellStart"/>
        <w:r>
          <w:rPr>
            <w:b/>
            <w:bCs/>
          </w:rPr>
          <w:t>Ghoochani</w:t>
        </w:r>
        <w:proofErr w:type="spellEnd"/>
        <w:r>
          <w:rPr>
            <w:b/>
            <w:bCs/>
          </w:rPr>
          <w:t xml:space="preserve">, O., </w:t>
        </w:r>
        <w:proofErr w:type="spellStart"/>
        <w:r>
          <w:rPr>
            <w:b/>
            <w:bCs/>
          </w:rPr>
          <w:t>Dehghanpour</w:t>
        </w:r>
        <w:proofErr w:type="spellEnd"/>
        <w:r>
          <w:rPr>
            <w:b/>
            <w:bCs/>
          </w:rPr>
          <w:t>, M. et al.</w:t>
        </w:r>
        <w:r>
          <w:t xml:space="preserve"> (2020) 'Understanding farmers’ climate adaptation intention in Iran: A protection-motivation extended model'. </w:t>
        </w:r>
        <w:r>
          <w:rPr>
            <w:i/>
            <w:iCs/>
          </w:rPr>
          <w:t>Land Use Policy</w:t>
        </w:r>
        <w:r>
          <w:t>.</w:t>
        </w:r>
        <w:r>
          <w:fldChar w:fldCharType="begin"/>
        </w:r>
        <w:r>
          <w:instrText>HYPERLINK "https://doi.org/10.1016/j.landusepol.2020.104553" \h</w:instrText>
        </w:r>
        <w:r>
          <w:fldChar w:fldCharType="separate"/>
        </w:r>
        <w:r>
          <w:t xml:space="preserve"> </w:t>
        </w:r>
        <w:r>
          <w:fldChar w:fldCharType="end"/>
        </w:r>
        <w:r>
          <w:fldChar w:fldCharType="begin"/>
        </w:r>
        <w:r>
          <w:instrText>HYPERLINK "https://doi.org/10.1016/j.landusepol.2020.104553" \h</w:instrText>
        </w:r>
        <w:r>
          <w:fldChar w:fldCharType="separate"/>
        </w:r>
        <w:r>
          <w:rPr>
            <w:color w:val="1155CC"/>
            <w:u w:val="single"/>
          </w:rPr>
          <w:t>https://doi.org/10.1016/j.landusepol.2020.104553</w:t>
        </w:r>
        <w:r>
          <w:fldChar w:fldCharType="end"/>
        </w:r>
      </w:ins>
    </w:p>
    <w:p w14:paraId="73FDAFDF" w14:textId="77777777" w:rsidR="00B64FF2" w:rsidRDefault="00B64FF2" w:rsidP="00B64FF2">
      <w:pPr>
        <w:numPr>
          <w:ilvl w:val="0"/>
          <w:numId w:val="14"/>
        </w:numPr>
        <w:pBdr>
          <w:top w:val="nil"/>
          <w:left w:val="nil"/>
          <w:bottom w:val="nil"/>
          <w:right w:val="nil"/>
          <w:between w:val="nil"/>
        </w:pBdr>
        <w:rPr>
          <w:ins w:id="547" w:author="Zarrar Khan" w:date="2026-06-17T09:44:00Z" w16du:dateUtc="2026-06-17T04:44:00Z"/>
          <w:b/>
          <w:bCs/>
          <w:i/>
          <w:iCs/>
          <w:color w:val="3C3C3C"/>
        </w:rPr>
      </w:pPr>
      <w:ins w:id="548" w:author="Zarrar Khan" w:date="2026-06-17T09:44:00Z" w16du:dateUtc="2026-06-17T04:44:00Z">
        <w:r>
          <w:rPr>
            <w:b/>
            <w:bCs/>
            <w:i/>
            <w:iCs/>
            <w:color w:val="3C3C3C"/>
          </w:rPr>
          <w:t>Percent Retrieval Check</w:t>
        </w:r>
      </w:ins>
    </w:p>
    <w:p w14:paraId="6650E7E2" w14:textId="77777777" w:rsidR="00B64FF2" w:rsidRDefault="00B64FF2" w:rsidP="00B64FF2">
      <w:pPr>
        <w:pBdr>
          <w:top w:val="nil"/>
          <w:left w:val="nil"/>
          <w:bottom w:val="nil"/>
          <w:right w:val="nil"/>
          <w:between w:val="nil"/>
        </w:pBdr>
        <w:spacing w:before="0" w:after="200"/>
        <w:rPr>
          <w:ins w:id="549" w:author="Zarrar Khan" w:date="2026-06-17T09:44:00Z" w16du:dateUtc="2026-06-17T04:44:00Z"/>
        </w:rPr>
      </w:pPr>
      <w:ins w:id="550" w:author="Zarrar Khan" w:date="2026-06-17T09:44:00Z" w16du:dateUtc="2026-06-17T04:44:00Z">
        <w:r>
          <w:t>We conducted an iterative benchmark retrieval test in Scopus to verify that the draft search string consistently retrieves the benchmark items, leveraging Scopus’s broad disciplinary coverage and proximity-search functionality. This benchmark retrieval test served as a practical validation step before deploying the finalized search string across the full set of databases.</w:t>
        </w:r>
      </w:ins>
    </w:p>
    <w:p w14:paraId="48DCBC44" w14:textId="77777777" w:rsidR="00B64FF2" w:rsidRDefault="00B64FF2" w:rsidP="00B64FF2">
      <w:pPr>
        <w:pBdr>
          <w:top w:val="nil"/>
          <w:left w:val="nil"/>
          <w:bottom w:val="nil"/>
          <w:right w:val="nil"/>
          <w:between w:val="nil"/>
        </w:pBdr>
        <w:spacing w:before="0" w:after="200"/>
        <w:rPr>
          <w:ins w:id="551" w:author="Zarrar Khan" w:date="2026-06-17T09:44:00Z" w16du:dateUtc="2026-06-17T04:44:00Z"/>
        </w:rPr>
      </w:pPr>
      <w:ins w:id="552" w:author="Zarrar Khan" w:date="2026-06-17T09:44:00Z" w16du:dateUtc="2026-06-17T04:44:00Z">
        <w:r>
          <w:t xml:space="preserve">In each iteration, we: </w:t>
        </w:r>
      </w:ins>
    </w:p>
    <w:p w14:paraId="572F5D82" w14:textId="77777777" w:rsidR="00B64FF2" w:rsidRDefault="00B64FF2" w:rsidP="00B64FF2">
      <w:pPr>
        <w:numPr>
          <w:ilvl w:val="0"/>
          <w:numId w:val="7"/>
        </w:numPr>
        <w:pBdr>
          <w:top w:val="nil"/>
          <w:left w:val="nil"/>
          <w:bottom w:val="nil"/>
          <w:right w:val="nil"/>
          <w:between w:val="nil"/>
        </w:pBdr>
        <w:spacing w:before="0" w:after="0"/>
        <w:rPr>
          <w:ins w:id="553" w:author="Zarrar Khan" w:date="2026-06-17T09:44:00Z" w16du:dateUtc="2026-06-17T04:44:00Z"/>
        </w:rPr>
      </w:pPr>
      <w:ins w:id="554" w:author="Zarrar Khan" w:date="2026-06-17T09:44:00Z" w16du:dateUtc="2026-06-17T04:44:00Z">
        <w:r>
          <w:t xml:space="preserve">Ran the draft search string in </w:t>
        </w:r>
        <w:proofErr w:type="gramStart"/>
        <w:r>
          <w:t>Scopus;</w:t>
        </w:r>
        <w:proofErr w:type="gramEnd"/>
        <w:r>
          <w:t xml:space="preserve"> </w:t>
        </w:r>
      </w:ins>
    </w:p>
    <w:p w14:paraId="4F233824" w14:textId="77777777" w:rsidR="00B64FF2" w:rsidRDefault="00B64FF2" w:rsidP="00B64FF2">
      <w:pPr>
        <w:numPr>
          <w:ilvl w:val="0"/>
          <w:numId w:val="7"/>
        </w:numPr>
        <w:pBdr>
          <w:top w:val="nil"/>
          <w:left w:val="nil"/>
          <w:bottom w:val="nil"/>
          <w:right w:val="nil"/>
          <w:between w:val="nil"/>
        </w:pBdr>
        <w:spacing w:before="0" w:after="0"/>
        <w:rPr>
          <w:ins w:id="555" w:author="Zarrar Khan" w:date="2026-06-17T09:44:00Z" w16du:dateUtc="2026-06-17T04:44:00Z"/>
        </w:rPr>
      </w:pPr>
      <w:ins w:id="556" w:author="Zarrar Khan" w:date="2026-06-17T09:44:00Z" w16du:dateUtc="2026-06-17T04:44:00Z">
        <w:r>
          <w:t xml:space="preserve">Checked whether each benchmark item was </w:t>
        </w:r>
        <w:proofErr w:type="gramStart"/>
        <w:r>
          <w:t>retrieved;</w:t>
        </w:r>
        <w:proofErr w:type="gramEnd"/>
        <w:r>
          <w:t xml:space="preserve"> </w:t>
        </w:r>
      </w:ins>
    </w:p>
    <w:p w14:paraId="152D96D8" w14:textId="77777777" w:rsidR="00B64FF2" w:rsidRDefault="00B64FF2" w:rsidP="00B64FF2">
      <w:pPr>
        <w:numPr>
          <w:ilvl w:val="0"/>
          <w:numId w:val="7"/>
        </w:numPr>
        <w:pBdr>
          <w:top w:val="nil"/>
          <w:left w:val="nil"/>
          <w:bottom w:val="nil"/>
          <w:right w:val="nil"/>
          <w:between w:val="nil"/>
        </w:pBdr>
        <w:spacing w:before="0" w:after="0"/>
        <w:rPr>
          <w:ins w:id="557" w:author="Zarrar Khan" w:date="2026-06-17T09:44:00Z" w16du:dateUtc="2026-06-17T04:44:00Z"/>
        </w:rPr>
      </w:pPr>
      <w:ins w:id="558" w:author="Zarrar Khan" w:date="2026-06-17T09:44:00Z" w16du:dateUtc="2026-06-17T04:44:00Z">
        <w:r>
          <w:t xml:space="preserve">Examined common features among missed benchmark items (e.g., alternative terminology, differences in indexing, or missing synonyms); and </w:t>
        </w:r>
      </w:ins>
    </w:p>
    <w:p w14:paraId="1100A72D" w14:textId="77777777" w:rsidR="00B64FF2" w:rsidRDefault="00B64FF2" w:rsidP="00B64FF2">
      <w:pPr>
        <w:numPr>
          <w:ilvl w:val="0"/>
          <w:numId w:val="7"/>
        </w:numPr>
        <w:pBdr>
          <w:top w:val="nil"/>
          <w:left w:val="nil"/>
          <w:bottom w:val="nil"/>
          <w:right w:val="nil"/>
          <w:between w:val="nil"/>
        </w:pBdr>
        <w:spacing w:before="0" w:after="200"/>
        <w:rPr>
          <w:ins w:id="559" w:author="Zarrar Khan" w:date="2026-06-17T09:44:00Z" w16du:dateUtc="2026-06-17T04:44:00Z"/>
        </w:rPr>
      </w:pPr>
      <w:ins w:id="560" w:author="Zarrar Khan" w:date="2026-06-17T09:44:00Z" w16du:dateUtc="2026-06-17T04:44:00Z">
        <w:r>
          <w:t xml:space="preserve">Refined the search string by adjusting synonyms, proximity operators, and/or relevant substrings. </w:t>
        </w:r>
      </w:ins>
    </w:p>
    <w:p w14:paraId="611A207E" w14:textId="2BAB84B2" w:rsidR="00B64FF2" w:rsidRDefault="00B64FF2" w:rsidP="00B64FF2">
      <w:pPr>
        <w:pBdr>
          <w:top w:val="nil"/>
          <w:left w:val="nil"/>
          <w:bottom w:val="nil"/>
          <w:right w:val="nil"/>
          <w:between w:val="nil"/>
        </w:pBdr>
        <w:spacing w:before="0" w:after="200"/>
        <w:rPr>
          <w:ins w:id="561" w:author="Zarrar Khan" w:date="2026-06-17T09:44:00Z" w16du:dateUtc="2026-06-17T04:44:00Z"/>
        </w:rPr>
      </w:pPr>
      <w:ins w:id="562" w:author="Zarrar Khan" w:date="2026-06-17T09:44:00Z" w16du:dateUtc="2026-06-17T04:44:00Z">
        <w:r>
          <w:t xml:space="preserve">This cycle was repeated until benchmark items were consistently retrieved or any remaining misses could be clearly justified as out of scope (with documentation). Figure </w:t>
        </w:r>
      </w:ins>
      <w:ins w:id="563" w:author="Zarrar Khan" w:date="2026-06-17T12:38:00Z" w16du:dateUtc="2026-06-17T07:38:00Z">
        <w:r w:rsidR="00650378">
          <w:t>2</w:t>
        </w:r>
      </w:ins>
      <w:ins w:id="564" w:author="Zarrar Khan" w:date="2026-06-17T09:44:00Z" w16du:dateUtc="2026-06-17T04:44:00Z">
        <w:r>
          <w:t xml:space="preserve"> summarizes overall coverage improvement across iterations.</w:t>
        </w:r>
      </w:ins>
    </w:p>
    <w:p w14:paraId="425D75FD" w14:textId="77777777" w:rsidR="00B64FF2" w:rsidRDefault="00B64FF2" w:rsidP="00B64FF2">
      <w:pPr>
        <w:pStyle w:val="Heading3"/>
        <w:rPr>
          <w:ins w:id="565" w:author="Zarrar Khan" w:date="2026-06-17T09:44:00Z" w16du:dateUtc="2026-06-17T04:44:00Z"/>
        </w:rPr>
      </w:pPr>
      <w:bookmarkStart w:id="566" w:name="_mu4r9el0q0ub" w:colFirst="0" w:colLast="0"/>
      <w:bookmarkEnd w:id="566"/>
      <w:ins w:id="567" w:author="Zarrar Khan" w:date="2026-06-17T09:44:00Z" w16du:dateUtc="2026-06-17T04:44:00Z">
        <w:r>
          <w:rPr>
            <w:noProof/>
          </w:rPr>
          <w:lastRenderedPageBreak/>
          <w:drawing>
            <wp:inline distT="114300" distB="114300" distL="114300" distR="114300" wp14:anchorId="7C7D9FB6" wp14:editId="1390FDA2">
              <wp:extent cx="6101427" cy="2894267"/>
              <wp:effectExtent l="12700" t="12700" r="12700" b="12700"/>
              <wp:docPr id="1214921170" name="image6.png" descr="A graph with numbers and a line&#10;&#10;AI-generated content may be incorrect."/>
              <wp:cNvGraphicFramePr/>
              <a:graphic xmlns:a="http://schemas.openxmlformats.org/drawingml/2006/main">
                <a:graphicData uri="http://schemas.openxmlformats.org/drawingml/2006/picture">
                  <pic:pic xmlns:pic="http://schemas.openxmlformats.org/drawingml/2006/picture">
                    <pic:nvPicPr>
                      <pic:cNvPr id="1214921170" name="image6.png" descr="A graph with numbers and a line&#10;&#10;AI-generated content may be incorrect."/>
                      <pic:cNvPicPr preferRelativeResize="0"/>
                    </pic:nvPicPr>
                    <pic:blipFill>
                      <a:blip r:embed="rId26"/>
                      <a:srcRect/>
                      <a:stretch>
                        <a:fillRect/>
                      </a:stretch>
                    </pic:blipFill>
                    <pic:spPr>
                      <a:xfrm>
                        <a:off x="0" y="0"/>
                        <a:ext cx="6101427" cy="2894267"/>
                      </a:xfrm>
                      <a:prstGeom prst="rect">
                        <a:avLst/>
                      </a:prstGeom>
                      <a:ln w="12700">
                        <a:solidFill>
                          <a:srgbClr val="627882"/>
                        </a:solidFill>
                        <a:prstDash val="solid"/>
                      </a:ln>
                    </pic:spPr>
                  </pic:pic>
                </a:graphicData>
              </a:graphic>
            </wp:inline>
          </w:drawing>
        </w:r>
      </w:ins>
    </w:p>
    <w:p w14:paraId="16843A30" w14:textId="08922EC4" w:rsidR="00B64FF2" w:rsidRDefault="00B64FF2" w:rsidP="00B64FF2">
      <w:pPr>
        <w:spacing w:before="0" w:after="200"/>
        <w:rPr>
          <w:ins w:id="568" w:author="Zarrar Khan" w:date="2026-06-17T09:44:00Z" w16du:dateUtc="2026-06-17T04:44:00Z"/>
        </w:rPr>
      </w:pPr>
      <w:ins w:id="569" w:author="Zarrar Khan" w:date="2026-06-17T09:44:00Z" w16du:dateUtc="2026-06-17T04:44:00Z">
        <w:r>
          <w:t xml:space="preserve"> </w:t>
        </w:r>
        <w:r>
          <w:rPr>
            <w:b/>
            <w:bCs/>
            <w:color w:val="4D311A"/>
            <w:sz w:val="20"/>
            <w:szCs w:val="20"/>
          </w:rPr>
          <w:t xml:space="preserve">Figure </w:t>
        </w:r>
      </w:ins>
      <w:ins w:id="570" w:author="Zarrar Khan" w:date="2026-06-17T10:35:00Z" w16du:dateUtc="2026-06-17T05:35:00Z">
        <w:r w:rsidR="007F77BF">
          <w:rPr>
            <w:b/>
            <w:bCs/>
            <w:color w:val="4D311A"/>
            <w:sz w:val="20"/>
            <w:szCs w:val="20"/>
          </w:rPr>
          <w:t>2</w:t>
        </w:r>
      </w:ins>
      <w:ins w:id="571" w:author="Zarrar Khan" w:date="2026-06-17T09:44:00Z" w16du:dateUtc="2026-06-17T04:44:00Z">
        <w:r>
          <w:rPr>
            <w:b/>
            <w:bCs/>
            <w:color w:val="4D311A"/>
            <w:sz w:val="20"/>
            <w:szCs w:val="20"/>
          </w:rPr>
          <w:t>: Scopus benchmark retrieval coverage across search-string iterations</w:t>
        </w:r>
      </w:ins>
    </w:p>
    <w:p w14:paraId="77AAFB47" w14:textId="767DEB45" w:rsidR="00B40D79" w:rsidRDefault="00B40D79" w:rsidP="00B40D79">
      <w:pPr>
        <w:pStyle w:val="Heading2"/>
        <w:rPr>
          <w:ins w:id="572" w:author="Zarrar Khan" w:date="2026-06-17T10:13:00Z" w16du:dateUtc="2026-06-17T05:13:00Z"/>
        </w:rPr>
        <w:pPrChange w:id="573" w:author="Zarrar Khan" w:date="2026-06-17T10:13:00Z" w16du:dateUtc="2026-06-17T05:13:00Z">
          <w:pPr>
            <w:pStyle w:val="Heading3"/>
          </w:pPr>
        </w:pPrChange>
      </w:pPr>
      <w:ins w:id="574" w:author="Zarrar Khan" w:date="2026-06-17T10:13:00Z" w16du:dateUtc="2026-06-17T05:13:00Z">
        <w:r>
          <w:t>3.</w:t>
        </w:r>
        <w:r>
          <w:t>3</w:t>
        </w:r>
        <w:r>
          <w:t xml:space="preserve"> </w:t>
        </w:r>
        <w:r w:rsidRPr="00C36C87">
          <w:t>Deduplication</w:t>
        </w:r>
      </w:ins>
    </w:p>
    <w:p w14:paraId="7576C069" w14:textId="77777777" w:rsidR="00B40D79" w:rsidRDefault="00B40D79" w:rsidP="00B40D79">
      <w:pPr>
        <w:spacing w:before="0" w:after="200"/>
        <w:rPr>
          <w:ins w:id="575" w:author="Zarrar Khan" w:date="2026-06-17T10:13:00Z" w16du:dateUtc="2026-06-17T05:13:00Z"/>
          <w:rFonts w:ascii="Arial" w:eastAsia="Arial" w:hAnsi="Arial" w:cs="Arial"/>
          <w:color w:val="000000"/>
        </w:rPr>
      </w:pPr>
      <w:ins w:id="576" w:author="Zarrar Khan" w:date="2026-06-17T10:13:00Z" w16du:dateUtc="2026-06-17T05:13:00Z">
        <w:r w:rsidRPr="00D93E87">
          <w:rPr>
            <w:rFonts w:ascii="Arial" w:eastAsia="Arial" w:hAnsi="Arial" w:cs="Arial"/>
            <w:color w:val="000000"/>
          </w:rPr>
          <w:t xml:space="preserve">Searches across all 28 sources retrieved 40,653 records prior to deduplication. Bibliographic databases contributed 39,949 records: Scopus (17,021), Web of Science (15,170), CAB Abstracts (5,723), Academic Search Premier (1,187), </w:t>
        </w:r>
        <w:proofErr w:type="spellStart"/>
        <w:r w:rsidRPr="00D93E87">
          <w:rPr>
            <w:rFonts w:ascii="Arial" w:eastAsia="Arial" w:hAnsi="Arial" w:cs="Arial"/>
            <w:color w:val="000000"/>
          </w:rPr>
          <w:t>EconLit</w:t>
        </w:r>
        <w:proofErr w:type="spellEnd"/>
        <w:r w:rsidRPr="00D93E87">
          <w:rPr>
            <w:rFonts w:ascii="Arial" w:eastAsia="Arial" w:hAnsi="Arial" w:cs="Arial"/>
            <w:color w:val="000000"/>
          </w:rPr>
          <w:t xml:space="preserve"> (478), ProQuest (367), and AGRIS (3). Web search engines contributed 196 records: Google Scholar (193) and DuckDuckGo (3). </w:t>
        </w:r>
        <w:proofErr w:type="spellStart"/>
        <w:r w:rsidRPr="00D93E87">
          <w:rPr>
            <w:rFonts w:ascii="Arial" w:eastAsia="Arial" w:hAnsi="Arial" w:cs="Arial"/>
            <w:color w:val="000000"/>
          </w:rPr>
          <w:t>Organisational</w:t>
        </w:r>
        <w:proofErr w:type="spellEnd"/>
        <w:r w:rsidRPr="00D93E87">
          <w:rPr>
            <w:rFonts w:ascii="Arial" w:eastAsia="Arial" w:hAnsi="Arial" w:cs="Arial"/>
            <w:color w:val="000000"/>
          </w:rPr>
          <w:t xml:space="preserve"> and grey literature websites contributed 489 records across 20 sources: Green Climate Fund (157), Inter-American Development Bank (123), </w:t>
        </w:r>
        <w:proofErr w:type="spellStart"/>
        <w:r w:rsidRPr="00D93E87">
          <w:rPr>
            <w:rFonts w:ascii="Arial" w:eastAsia="Arial" w:hAnsi="Arial" w:cs="Arial"/>
            <w:color w:val="000000"/>
          </w:rPr>
          <w:t>CGSpace</w:t>
        </w:r>
        <w:proofErr w:type="spellEnd"/>
        <w:r w:rsidRPr="00D93E87">
          <w:rPr>
            <w:rFonts w:ascii="Arial" w:eastAsia="Arial" w:hAnsi="Arial" w:cs="Arial"/>
            <w:color w:val="000000"/>
          </w:rPr>
          <w:t>/CGIAR (65), UNFCCC (28), World Bank (28), IFAD (16), Asian Development Bank (16), UNDP (9), IPAM (7), GEF (7), WASP (6), 3ie (5), Adaptation Research Alliance (5), African Development Bank (5), Global Center on Adaptation (3), Campbell Collaboration (3), UNEP (2), FCDO (2), FAO (2), and J-PAL (searched; no relevant results). USAID's Development Experience Clearinghouse was taken offline in 2025 and could not be searched.</w:t>
        </w:r>
      </w:ins>
    </w:p>
    <w:p w14:paraId="67C07274" w14:textId="77777777" w:rsidR="00B40D79" w:rsidRPr="00C36C87" w:rsidRDefault="00B40D79" w:rsidP="00B40D79">
      <w:pPr>
        <w:spacing w:before="0" w:after="200"/>
        <w:rPr>
          <w:ins w:id="577" w:author="Zarrar Khan" w:date="2026-06-17T10:13:00Z" w16du:dateUtc="2026-06-17T05:13:00Z"/>
          <w:rFonts w:ascii="Arial" w:eastAsia="Arial" w:hAnsi="Arial" w:cs="Arial"/>
          <w:color w:val="000000"/>
        </w:rPr>
      </w:pPr>
      <w:ins w:id="578" w:author="Zarrar Khan" w:date="2026-06-17T10:13:00Z" w16du:dateUtc="2026-06-17T05:13:00Z">
        <w:r w:rsidRPr="00D93E87">
          <w:rPr>
            <w:rFonts w:ascii="Arial" w:eastAsia="Arial" w:hAnsi="Arial" w:cs="Arial"/>
            <w:color w:val="000000"/>
          </w:rPr>
          <w:t xml:space="preserve">Records were deduplicated in two stages. First, within-Scopus deduplication reduced 17,083 raw Scopus records to 17,021 unique records using DOI matching, followed by </w:t>
        </w:r>
        <w:proofErr w:type="spellStart"/>
        <w:r w:rsidRPr="00D93E87">
          <w:rPr>
            <w:rFonts w:ascii="Arial" w:eastAsia="Arial" w:hAnsi="Arial" w:cs="Arial"/>
            <w:color w:val="000000"/>
          </w:rPr>
          <w:t>normalised</w:t>
        </w:r>
        <w:proofErr w:type="spellEnd"/>
        <w:r w:rsidRPr="00D93E87">
          <w:rPr>
            <w:rFonts w:ascii="Arial" w:eastAsia="Arial" w:hAnsi="Arial" w:cs="Arial"/>
            <w:color w:val="000000"/>
          </w:rPr>
          <w:t xml:space="preserve"> title and year matching. Second, all records from non-Scopus sources were deduplicated against the Scopus corpus to identify net-new records not already captured. Deduplication applied three criteria in priority order: (1) exact DOI match; (2) exact title and year match; (3) fuzzy title similarity using the Jaccard coefficient (threshold ≥ 0.85), applied within the same publication year. A record was classified as a duplicate if it matched on any of the three criteria. Of 23,613 non-Scopus records, 9,152 were </w:t>
        </w:r>
        <w:proofErr w:type="gramStart"/>
        <w:r w:rsidRPr="00D93E87">
          <w:rPr>
            <w:rFonts w:ascii="Arial" w:eastAsia="Arial" w:hAnsi="Arial" w:cs="Arial"/>
            <w:color w:val="000000"/>
          </w:rPr>
          <w:t>net-new</w:t>
        </w:r>
        <w:proofErr w:type="gramEnd"/>
        <w:r w:rsidRPr="00D93E87">
          <w:rPr>
            <w:rFonts w:ascii="Arial" w:eastAsia="Arial" w:hAnsi="Arial" w:cs="Arial"/>
            <w:color w:val="000000"/>
          </w:rPr>
          <w:t>. After both stages of deduplication, 26,173 unique records entered title and abstract screening.</w:t>
        </w:r>
      </w:ins>
    </w:p>
    <w:p w14:paraId="7A11E6F2" w14:textId="77777777" w:rsidR="00B40D79" w:rsidRDefault="00B40D79" w:rsidP="00D93E87">
      <w:pPr>
        <w:pStyle w:val="Heading2"/>
        <w:rPr>
          <w:ins w:id="579" w:author="Zarrar Khan" w:date="2026-06-17T10:13:00Z" w16du:dateUtc="2026-06-17T05:13:00Z"/>
        </w:rPr>
      </w:pPr>
    </w:p>
    <w:p w14:paraId="08BD61AC" w14:textId="07DFC4E1" w:rsidR="00B64FF2" w:rsidRDefault="00D93E87" w:rsidP="00D93E87">
      <w:pPr>
        <w:pStyle w:val="Heading2"/>
        <w:rPr>
          <w:ins w:id="580" w:author="Zarrar Khan" w:date="2026-06-17T09:44:00Z" w16du:dateUtc="2026-06-17T04:44:00Z"/>
        </w:rPr>
        <w:pPrChange w:id="581" w:author="Zarrar Khan" w:date="2026-06-17T10:09:00Z" w16du:dateUtc="2026-06-17T05:09:00Z">
          <w:pPr>
            <w:pStyle w:val="Heading1"/>
            <w:numPr>
              <w:numId w:val="11"/>
            </w:numPr>
            <w:pBdr>
              <w:top w:val="nil"/>
              <w:left w:val="nil"/>
              <w:bottom w:val="nil"/>
              <w:right w:val="nil"/>
              <w:between w:val="nil"/>
            </w:pBdr>
            <w:ind w:left="720"/>
          </w:pPr>
        </w:pPrChange>
      </w:pPr>
      <w:ins w:id="582" w:author="Zarrar Khan" w:date="2026-06-17T10:09:00Z" w16du:dateUtc="2026-06-17T05:09:00Z">
        <w:r>
          <w:t>3.</w:t>
        </w:r>
      </w:ins>
      <w:ins w:id="583" w:author="Zarrar Khan" w:date="2026-06-17T10:13:00Z" w16du:dateUtc="2026-06-17T05:13:00Z">
        <w:r w:rsidR="00B40D79">
          <w:t>4</w:t>
        </w:r>
      </w:ins>
      <w:ins w:id="584" w:author="Zarrar Khan" w:date="2026-06-17T10:09:00Z" w16du:dateUtc="2026-06-17T05:09:00Z">
        <w:r>
          <w:t xml:space="preserve"> </w:t>
        </w:r>
      </w:ins>
      <w:ins w:id="585" w:author="Zarrar Khan" w:date="2026-06-17T09:44:00Z" w16du:dateUtc="2026-06-17T04:44:00Z">
        <w:r w:rsidR="00B64FF2">
          <w:t>Screening strategy</w:t>
        </w:r>
      </w:ins>
    </w:p>
    <w:p w14:paraId="176DC1A3" w14:textId="77777777" w:rsidR="00B40D79" w:rsidRDefault="00B40D79" w:rsidP="00B40D79">
      <w:pPr>
        <w:pStyle w:val="Heading3"/>
        <w:rPr>
          <w:ins w:id="586" w:author="Zarrar Khan" w:date="2026-06-17T10:19:00Z" w16du:dateUtc="2026-06-17T05:19:00Z"/>
          <w:i w:val="0"/>
          <w:iCs w:val="0"/>
          <w:color w:val="auto"/>
          <w:sz w:val="22"/>
          <w:szCs w:val="22"/>
        </w:rPr>
      </w:pPr>
      <w:ins w:id="587" w:author="Zarrar Khan" w:date="2026-06-17T10:19:00Z" w16du:dateUtc="2026-06-17T05:19:00Z">
        <w:r w:rsidRPr="00B40D79">
          <w:rPr>
            <w:i w:val="0"/>
            <w:iCs w:val="0"/>
            <w:color w:val="auto"/>
            <w:sz w:val="22"/>
            <w:szCs w:val="22"/>
          </w:rPr>
          <w:t>Screening proceeded in two sequential stages: (1) title and abstract screening, and (2) full-text screening. At each stage, records were assessed against the pre-specified eligibility criteria (Table 2). Screening decisions and reasons for exclusion at full-text stage were recorded to ensure transparency and reproducibility. In line with systematic map best practice, screening at the title and abstract stage was intentionally inclusive, with studies retained wherever relevance was uncertain.</w:t>
        </w:r>
      </w:ins>
    </w:p>
    <w:p w14:paraId="00CA66BA" w14:textId="52F18AFC" w:rsidR="00B64FF2" w:rsidRDefault="00B40D79" w:rsidP="00B40D79">
      <w:pPr>
        <w:pStyle w:val="Heading3"/>
        <w:rPr>
          <w:ins w:id="588" w:author="Zarrar Khan" w:date="2026-06-17T09:44:00Z" w16du:dateUtc="2026-06-17T04:44:00Z"/>
        </w:rPr>
        <w:pPrChange w:id="589" w:author="Zarrar Khan" w:date="2026-06-17T10:17:00Z" w16du:dateUtc="2026-06-17T05:17:00Z">
          <w:pPr>
            <w:pStyle w:val="Heading2"/>
            <w:numPr>
              <w:ilvl w:val="1"/>
              <w:numId w:val="11"/>
            </w:numPr>
            <w:ind w:left="1440"/>
          </w:pPr>
        </w:pPrChange>
      </w:pPr>
      <w:ins w:id="590" w:author="Zarrar Khan" w:date="2026-06-17T10:17:00Z" w16du:dateUtc="2026-06-17T05:17:00Z">
        <w:r>
          <w:t>3.4.1</w:t>
        </w:r>
      </w:ins>
      <w:ins w:id="591" w:author="Zarrar Khan" w:date="2026-06-17T10:18:00Z" w16du:dateUtc="2026-06-17T05:18:00Z">
        <w:r>
          <w:t xml:space="preserve"> </w:t>
        </w:r>
      </w:ins>
      <w:ins w:id="592" w:author="Zarrar Khan" w:date="2026-06-17T09:44:00Z" w16du:dateUtc="2026-06-17T04:44:00Z">
        <w:r w:rsidR="00B64FF2">
          <w:t>Eligibility criteria</w:t>
        </w:r>
      </w:ins>
    </w:p>
    <w:p w14:paraId="5F21ACF8" w14:textId="4774AF0F" w:rsidR="00B40D79" w:rsidRDefault="00B40D79" w:rsidP="00B40D79">
      <w:pPr>
        <w:rPr>
          <w:ins w:id="593" w:author="Zarrar Khan" w:date="2026-06-17T10:20:00Z" w16du:dateUtc="2026-06-17T05:20:00Z"/>
        </w:rPr>
        <w:pPrChange w:id="594" w:author="Zarrar Khan" w:date="2026-06-17T10:20:00Z" w16du:dateUtc="2026-06-17T05:20:00Z">
          <w:pPr>
            <w:pStyle w:val="Heading3"/>
          </w:pPr>
        </w:pPrChange>
      </w:pPr>
      <w:bookmarkStart w:id="595" w:name="_asjtzugyclr6" w:colFirst="0" w:colLast="0"/>
      <w:bookmarkEnd w:id="595"/>
      <w:ins w:id="596" w:author="Zarrar Khan" w:date="2026-06-17T10:20:00Z" w16du:dateUtc="2026-06-17T05:20:00Z">
        <w:r w:rsidRPr="00B40D79">
          <w:t>Eligibility criteria were defined around the PCCM framework and applied consistently at both the title/abstract and full-text screening stages. Studies were assessed against eight criteria covering population, concept, context, methodology, publication period, language, publication type, and geographic scope. At the title and abstract stage, uncertain cases were retained for full-text review. At the full-text stage, reasons for exclusion were recorded for each excluded study.</w:t>
        </w:r>
      </w:ins>
    </w:p>
    <w:p w14:paraId="57D9B0BF" w14:textId="681D5124" w:rsidR="007F77BF" w:rsidRDefault="007F77BF" w:rsidP="007F77BF">
      <w:pPr>
        <w:rPr>
          <w:ins w:id="597" w:author="Zarrar Khan" w:date="2026-06-17T10:36:00Z" w16du:dateUtc="2026-06-17T05:36:00Z"/>
        </w:rPr>
      </w:pPr>
      <w:ins w:id="598" w:author="Zarrar Khan" w:date="2026-06-17T10:36:00Z" w16du:dateUtc="2026-06-17T05:36:00Z">
        <w:r>
          <w:rPr>
            <w:b/>
            <w:bCs/>
            <w:color w:val="4D311A"/>
            <w:sz w:val="20"/>
            <w:szCs w:val="20"/>
          </w:rPr>
          <w:t xml:space="preserve">Table </w:t>
        </w:r>
      </w:ins>
      <w:ins w:id="599" w:author="Zarrar Khan" w:date="2026-06-17T12:40:00Z" w16du:dateUtc="2026-06-17T07:40:00Z">
        <w:r w:rsidR="00650378">
          <w:rPr>
            <w:b/>
            <w:bCs/>
            <w:color w:val="4D311A"/>
            <w:sz w:val="20"/>
            <w:szCs w:val="20"/>
          </w:rPr>
          <w:t>2</w:t>
        </w:r>
      </w:ins>
      <w:ins w:id="600" w:author="Zarrar Khan" w:date="2026-06-17T10:36:00Z" w16du:dateUtc="2026-06-17T05:36:00Z">
        <w:r>
          <w:rPr>
            <w:b/>
            <w:bCs/>
            <w:color w:val="4D311A"/>
            <w:sz w:val="20"/>
            <w:szCs w:val="20"/>
          </w:rPr>
          <w:t xml:space="preserve">: </w:t>
        </w:r>
        <w:r>
          <w:rPr>
            <w:b/>
            <w:bCs/>
            <w:color w:val="4D311A"/>
            <w:sz w:val="20"/>
            <w:szCs w:val="20"/>
          </w:rPr>
          <w:t>Eligibility Criteria</w:t>
        </w:r>
      </w:ins>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4200"/>
        <w:gridCol w:w="3660"/>
      </w:tblGrid>
      <w:tr w:rsidR="00B64FF2" w14:paraId="65DE8CC9" w14:textId="77777777" w:rsidTr="00C36C87">
        <w:trPr>
          <w:ins w:id="601" w:author="Zarrar Khan" w:date="2026-06-17T09:44:00Z" w16du:dateUtc="2026-06-17T04:44:00Z"/>
        </w:trPr>
        <w:tc>
          <w:tcPr>
            <w:tcW w:w="1500" w:type="dxa"/>
            <w:tcBorders>
              <w:top w:val="nil"/>
              <w:left w:val="nil"/>
              <w:bottom w:val="single" w:sz="6" w:space="0" w:color="3C3C3C"/>
              <w:right w:val="nil"/>
            </w:tcBorders>
            <w:shd w:val="clear" w:color="auto" w:fill="627882"/>
            <w:tcMar>
              <w:top w:w="72" w:type="dxa"/>
              <w:left w:w="72" w:type="dxa"/>
              <w:bottom w:w="72" w:type="dxa"/>
              <w:right w:w="72" w:type="dxa"/>
            </w:tcMar>
          </w:tcPr>
          <w:p w14:paraId="2329CE4E" w14:textId="77777777" w:rsidR="00B64FF2" w:rsidRDefault="00B64FF2" w:rsidP="00C36C87">
            <w:pPr>
              <w:pBdr>
                <w:top w:val="nil"/>
                <w:left w:val="nil"/>
                <w:bottom w:val="nil"/>
                <w:right w:val="nil"/>
                <w:between w:val="nil"/>
              </w:pBdr>
              <w:spacing w:before="0" w:after="0" w:line="240" w:lineRule="auto"/>
              <w:rPr>
                <w:ins w:id="602" w:author="Zarrar Khan" w:date="2026-06-17T09:44:00Z" w16du:dateUtc="2026-06-17T04:44:00Z"/>
                <w:b/>
                <w:bCs/>
                <w:color w:val="F5F2EC"/>
                <w:sz w:val="20"/>
                <w:szCs w:val="20"/>
              </w:rPr>
            </w:pPr>
            <w:ins w:id="603" w:author="Zarrar Khan" w:date="2026-06-17T09:44:00Z" w16du:dateUtc="2026-06-17T04:44:00Z">
              <w:r>
                <w:rPr>
                  <w:b/>
                  <w:bCs/>
                  <w:color w:val="F5F2EC"/>
                  <w:sz w:val="20"/>
                  <w:szCs w:val="20"/>
                </w:rPr>
                <w:t>Category</w:t>
              </w:r>
            </w:ins>
          </w:p>
        </w:tc>
        <w:tc>
          <w:tcPr>
            <w:tcW w:w="4200" w:type="dxa"/>
            <w:tcBorders>
              <w:top w:val="nil"/>
              <w:left w:val="nil"/>
              <w:bottom w:val="single" w:sz="6" w:space="0" w:color="3C3C3C"/>
              <w:right w:val="nil"/>
            </w:tcBorders>
            <w:shd w:val="clear" w:color="auto" w:fill="627882"/>
            <w:tcMar>
              <w:top w:w="72" w:type="dxa"/>
              <w:left w:w="72" w:type="dxa"/>
              <w:bottom w:w="72" w:type="dxa"/>
              <w:right w:w="72" w:type="dxa"/>
            </w:tcMar>
          </w:tcPr>
          <w:p w14:paraId="15DC450E" w14:textId="77777777" w:rsidR="00B64FF2" w:rsidRDefault="00B64FF2" w:rsidP="00C36C87">
            <w:pPr>
              <w:pBdr>
                <w:top w:val="nil"/>
                <w:left w:val="nil"/>
                <w:bottom w:val="nil"/>
                <w:right w:val="nil"/>
                <w:between w:val="nil"/>
              </w:pBdr>
              <w:spacing w:before="0" w:after="0" w:line="240" w:lineRule="auto"/>
              <w:rPr>
                <w:ins w:id="604" w:author="Zarrar Khan" w:date="2026-06-17T09:44:00Z" w16du:dateUtc="2026-06-17T04:44:00Z"/>
                <w:b/>
                <w:bCs/>
                <w:color w:val="F5F2EC"/>
                <w:sz w:val="20"/>
                <w:szCs w:val="20"/>
              </w:rPr>
            </w:pPr>
            <w:ins w:id="605" w:author="Zarrar Khan" w:date="2026-06-17T09:44:00Z" w16du:dateUtc="2026-06-17T04:44:00Z">
              <w:r>
                <w:rPr>
                  <w:b/>
                  <w:bCs/>
                  <w:color w:val="F5F2EC"/>
                  <w:sz w:val="20"/>
                  <w:szCs w:val="20"/>
                </w:rPr>
                <w:t>Inclusion Criteria</w:t>
              </w:r>
            </w:ins>
          </w:p>
        </w:tc>
        <w:tc>
          <w:tcPr>
            <w:tcW w:w="3660" w:type="dxa"/>
            <w:tcBorders>
              <w:top w:val="nil"/>
              <w:left w:val="nil"/>
              <w:bottom w:val="single" w:sz="6" w:space="0" w:color="3C3C3C"/>
              <w:right w:val="nil"/>
            </w:tcBorders>
            <w:shd w:val="clear" w:color="auto" w:fill="627882"/>
            <w:tcMar>
              <w:top w:w="72" w:type="dxa"/>
              <w:left w:w="72" w:type="dxa"/>
              <w:bottom w:w="72" w:type="dxa"/>
              <w:right w:w="72" w:type="dxa"/>
            </w:tcMar>
          </w:tcPr>
          <w:p w14:paraId="3E51DED6" w14:textId="77777777" w:rsidR="00B64FF2" w:rsidRDefault="00B64FF2" w:rsidP="00C36C87">
            <w:pPr>
              <w:pBdr>
                <w:top w:val="nil"/>
                <w:left w:val="nil"/>
                <w:bottom w:val="nil"/>
                <w:right w:val="nil"/>
                <w:between w:val="nil"/>
              </w:pBdr>
              <w:spacing w:before="0" w:after="0" w:line="240" w:lineRule="auto"/>
              <w:rPr>
                <w:ins w:id="606" w:author="Zarrar Khan" w:date="2026-06-17T09:44:00Z" w16du:dateUtc="2026-06-17T04:44:00Z"/>
                <w:b/>
                <w:bCs/>
                <w:color w:val="F5F2EC"/>
                <w:sz w:val="20"/>
                <w:szCs w:val="20"/>
              </w:rPr>
            </w:pPr>
            <w:ins w:id="607" w:author="Zarrar Khan" w:date="2026-06-17T09:44:00Z" w16du:dateUtc="2026-06-17T04:44:00Z">
              <w:r>
                <w:rPr>
                  <w:b/>
                  <w:bCs/>
                  <w:color w:val="F5F2EC"/>
                  <w:sz w:val="20"/>
                  <w:szCs w:val="20"/>
                </w:rPr>
                <w:t>Exclusion Criteria</w:t>
              </w:r>
            </w:ins>
          </w:p>
        </w:tc>
      </w:tr>
      <w:tr w:rsidR="00B64FF2" w14:paraId="248644BB" w14:textId="77777777" w:rsidTr="00C36C87">
        <w:trPr>
          <w:trHeight w:val="1725"/>
          <w:ins w:id="608" w:author="Zarrar Khan" w:date="2026-06-17T09:44:00Z" w16du:dateUtc="2026-06-17T04:44:00Z"/>
        </w:trPr>
        <w:tc>
          <w:tcPr>
            <w:tcW w:w="1500" w:type="dxa"/>
            <w:tcBorders>
              <w:top w:val="single" w:sz="6" w:space="0" w:color="3C3C3C"/>
              <w:left w:val="nil"/>
              <w:bottom w:val="single" w:sz="6" w:space="0" w:color="3C3C3C"/>
              <w:right w:val="nil"/>
            </w:tcBorders>
            <w:tcMar>
              <w:top w:w="72" w:type="dxa"/>
              <w:left w:w="72" w:type="dxa"/>
              <w:bottom w:w="72" w:type="dxa"/>
              <w:right w:w="72" w:type="dxa"/>
            </w:tcMar>
          </w:tcPr>
          <w:p w14:paraId="25CBDB14" w14:textId="77777777" w:rsidR="00B64FF2" w:rsidRDefault="00B64FF2" w:rsidP="00C36C87">
            <w:pPr>
              <w:pBdr>
                <w:top w:val="nil"/>
                <w:left w:val="nil"/>
                <w:bottom w:val="nil"/>
                <w:right w:val="nil"/>
                <w:between w:val="nil"/>
              </w:pBdr>
              <w:spacing w:before="0" w:after="0" w:line="240" w:lineRule="auto"/>
              <w:rPr>
                <w:ins w:id="609" w:author="Zarrar Khan" w:date="2026-06-17T09:44:00Z" w16du:dateUtc="2026-06-17T04:44:00Z"/>
                <w:b/>
                <w:bCs/>
                <w:color w:val="21472E"/>
                <w:sz w:val="20"/>
                <w:szCs w:val="20"/>
              </w:rPr>
            </w:pPr>
            <w:ins w:id="610" w:author="Zarrar Khan" w:date="2026-06-17T09:44:00Z" w16du:dateUtc="2026-06-17T04:44:00Z">
              <w:r>
                <w:rPr>
                  <w:b/>
                  <w:bCs/>
                  <w:color w:val="21472E"/>
                  <w:sz w:val="20"/>
                  <w:szCs w:val="20"/>
                </w:rPr>
                <w:t>Population</w:t>
              </w:r>
            </w:ins>
          </w:p>
        </w:tc>
        <w:tc>
          <w:tcPr>
            <w:tcW w:w="4200" w:type="dxa"/>
            <w:tcBorders>
              <w:top w:val="single" w:sz="6" w:space="0" w:color="3C3C3C"/>
              <w:left w:val="nil"/>
              <w:bottom w:val="single" w:sz="6" w:space="0" w:color="3C3C3C"/>
              <w:right w:val="nil"/>
            </w:tcBorders>
            <w:tcMar>
              <w:top w:w="72" w:type="dxa"/>
              <w:left w:w="72" w:type="dxa"/>
              <w:bottom w:w="72" w:type="dxa"/>
              <w:right w:w="72" w:type="dxa"/>
            </w:tcMar>
          </w:tcPr>
          <w:p w14:paraId="18A062DD" w14:textId="77777777" w:rsidR="00B64FF2" w:rsidRDefault="00B64FF2" w:rsidP="00C36C87">
            <w:pPr>
              <w:pBdr>
                <w:top w:val="nil"/>
                <w:left w:val="nil"/>
                <w:bottom w:val="nil"/>
                <w:right w:val="nil"/>
                <w:between w:val="nil"/>
              </w:pBdr>
              <w:spacing w:before="0" w:after="0" w:line="240" w:lineRule="auto"/>
              <w:rPr>
                <w:ins w:id="611" w:author="Zarrar Khan" w:date="2026-06-17T09:44:00Z" w16du:dateUtc="2026-06-17T04:44:00Z"/>
                <w:sz w:val="20"/>
                <w:szCs w:val="20"/>
              </w:rPr>
            </w:pPr>
            <w:ins w:id="612" w:author="Zarrar Khan" w:date="2026-06-17T09:44:00Z" w16du:dateUtc="2026-06-17T04:44:00Z">
              <w:r>
                <w:rPr>
                  <w:sz w:val="20"/>
                  <w:szCs w:val="20"/>
                </w:rPr>
                <w:t xml:space="preserve">Studies examining climate change adaptation interventions targeting smallholder producers and related agricultural production systems—defined as individuals or households engaged in small-scale production across crops, livestock, fisheries/aquaculture, and forestry. </w:t>
              </w:r>
            </w:ins>
          </w:p>
        </w:tc>
        <w:tc>
          <w:tcPr>
            <w:tcW w:w="3660" w:type="dxa"/>
            <w:tcBorders>
              <w:top w:val="single" w:sz="6" w:space="0" w:color="3C3C3C"/>
              <w:left w:val="nil"/>
              <w:bottom w:val="single" w:sz="6" w:space="0" w:color="3C3C3C"/>
              <w:right w:val="nil"/>
            </w:tcBorders>
            <w:tcMar>
              <w:top w:w="72" w:type="dxa"/>
              <w:left w:w="72" w:type="dxa"/>
              <w:bottom w:w="72" w:type="dxa"/>
              <w:right w:w="72" w:type="dxa"/>
            </w:tcMar>
          </w:tcPr>
          <w:p w14:paraId="5BFD6E88" w14:textId="77777777" w:rsidR="00B64FF2" w:rsidRDefault="00B64FF2" w:rsidP="00C36C87">
            <w:pPr>
              <w:pBdr>
                <w:top w:val="nil"/>
                <w:left w:val="nil"/>
                <w:bottom w:val="nil"/>
                <w:right w:val="nil"/>
                <w:between w:val="nil"/>
              </w:pBdr>
              <w:spacing w:before="0" w:after="0" w:line="240" w:lineRule="auto"/>
              <w:rPr>
                <w:ins w:id="613" w:author="Zarrar Khan" w:date="2026-06-17T09:44:00Z" w16du:dateUtc="2026-06-17T04:44:00Z"/>
                <w:sz w:val="20"/>
                <w:szCs w:val="20"/>
              </w:rPr>
            </w:pPr>
            <w:ins w:id="614" w:author="Zarrar Khan" w:date="2026-06-17T09:44:00Z" w16du:dateUtc="2026-06-17T04:44:00Z">
              <w:r>
                <w:rPr>
                  <w:sz w:val="20"/>
                  <w:szCs w:val="20"/>
                </w:rPr>
                <w:t xml:space="preserve">Studies focusing on populations other than smallholder producers, such as large-scale commercial agriculture, agribusiness value chains without a smallholder focus, or non-agricultural livelihoods. </w:t>
              </w:r>
            </w:ins>
          </w:p>
        </w:tc>
      </w:tr>
      <w:tr w:rsidR="00B64FF2" w14:paraId="5A6D9812" w14:textId="77777777" w:rsidTr="00C36C87">
        <w:trPr>
          <w:trHeight w:val="1725"/>
          <w:ins w:id="615" w:author="Zarrar Khan" w:date="2026-06-17T09:44:00Z" w16du:dateUtc="2026-06-17T04:44:00Z"/>
        </w:trPr>
        <w:tc>
          <w:tcPr>
            <w:tcW w:w="1500" w:type="dxa"/>
            <w:tcBorders>
              <w:top w:val="single" w:sz="6" w:space="0" w:color="3C3C3C"/>
              <w:left w:val="nil"/>
              <w:bottom w:val="single" w:sz="6" w:space="0" w:color="3C3C3C"/>
              <w:right w:val="nil"/>
            </w:tcBorders>
            <w:tcMar>
              <w:top w:w="72" w:type="dxa"/>
              <w:left w:w="72" w:type="dxa"/>
              <w:bottom w:w="72" w:type="dxa"/>
              <w:right w:w="72" w:type="dxa"/>
            </w:tcMar>
          </w:tcPr>
          <w:p w14:paraId="4E076DEF" w14:textId="77777777" w:rsidR="00B64FF2" w:rsidRDefault="00B64FF2" w:rsidP="00C36C87">
            <w:pPr>
              <w:pBdr>
                <w:top w:val="nil"/>
                <w:left w:val="nil"/>
                <w:bottom w:val="nil"/>
                <w:right w:val="nil"/>
                <w:between w:val="nil"/>
              </w:pBdr>
              <w:spacing w:before="0" w:after="0" w:line="240" w:lineRule="auto"/>
              <w:rPr>
                <w:ins w:id="616" w:author="Zarrar Khan" w:date="2026-06-17T09:44:00Z" w16du:dateUtc="2026-06-17T04:44:00Z"/>
                <w:sz w:val="20"/>
                <w:szCs w:val="20"/>
              </w:rPr>
            </w:pPr>
            <w:ins w:id="617" w:author="Zarrar Khan" w:date="2026-06-17T09:44:00Z" w16du:dateUtc="2026-06-17T04:44:00Z">
              <w:r>
                <w:rPr>
                  <w:b/>
                  <w:bCs/>
                  <w:color w:val="21472E"/>
                  <w:sz w:val="20"/>
                  <w:szCs w:val="20"/>
                </w:rPr>
                <w:t>Concept</w:t>
              </w:r>
            </w:ins>
          </w:p>
        </w:tc>
        <w:tc>
          <w:tcPr>
            <w:tcW w:w="4200" w:type="dxa"/>
            <w:tcBorders>
              <w:top w:val="single" w:sz="6" w:space="0" w:color="3C3C3C"/>
              <w:left w:val="nil"/>
              <w:bottom w:val="single" w:sz="6" w:space="0" w:color="3C3C3C"/>
              <w:right w:val="nil"/>
            </w:tcBorders>
            <w:tcMar>
              <w:top w:w="72" w:type="dxa"/>
              <w:left w:w="72" w:type="dxa"/>
              <w:bottom w:w="72" w:type="dxa"/>
              <w:right w:w="72" w:type="dxa"/>
            </w:tcMar>
          </w:tcPr>
          <w:p w14:paraId="0E1145EA" w14:textId="77777777" w:rsidR="00B64FF2" w:rsidRDefault="00B64FF2" w:rsidP="00C36C87">
            <w:pPr>
              <w:pBdr>
                <w:top w:val="nil"/>
                <w:left w:val="nil"/>
                <w:bottom w:val="nil"/>
                <w:right w:val="nil"/>
                <w:between w:val="nil"/>
              </w:pBdr>
              <w:spacing w:before="0" w:after="0" w:line="240" w:lineRule="auto"/>
              <w:rPr>
                <w:ins w:id="618" w:author="Zarrar Khan" w:date="2026-06-17T09:44:00Z" w16du:dateUtc="2026-06-17T04:44:00Z"/>
                <w:sz w:val="20"/>
                <w:szCs w:val="20"/>
              </w:rPr>
            </w:pPr>
            <w:ins w:id="619" w:author="Zarrar Khan" w:date="2026-06-17T09:44:00Z" w16du:dateUtc="2026-06-17T04:44:00Z">
              <w:r>
                <w:rPr>
                  <w:sz w:val="20"/>
                  <w:szCs w:val="20"/>
                </w:rPr>
                <w:t xml:space="preserve">Included studies assess or document adaptation processes or outcomes, such as changes in capacities, practices, or resilience. Studies need not explicitly use the term “adaptation,” but must describe interventions aligned with adaptation objectives (e.g., reducing climate risks, enhancing climate resilience, or improving coping capacity). </w:t>
              </w:r>
            </w:ins>
          </w:p>
        </w:tc>
        <w:tc>
          <w:tcPr>
            <w:tcW w:w="3660" w:type="dxa"/>
            <w:tcBorders>
              <w:top w:val="single" w:sz="6" w:space="0" w:color="3C3C3C"/>
              <w:left w:val="nil"/>
              <w:bottom w:val="single" w:sz="6" w:space="0" w:color="3C3C3C"/>
              <w:right w:val="nil"/>
            </w:tcBorders>
            <w:tcMar>
              <w:top w:w="72" w:type="dxa"/>
              <w:left w:w="72" w:type="dxa"/>
              <w:bottom w:w="72" w:type="dxa"/>
              <w:right w:w="72" w:type="dxa"/>
            </w:tcMar>
          </w:tcPr>
          <w:p w14:paraId="47B3DE8D" w14:textId="77777777" w:rsidR="00B64FF2" w:rsidRDefault="00B64FF2" w:rsidP="00C36C87">
            <w:pPr>
              <w:spacing w:before="0" w:after="0" w:line="240" w:lineRule="auto"/>
              <w:rPr>
                <w:ins w:id="620" w:author="Zarrar Khan" w:date="2026-06-17T09:44:00Z" w16du:dateUtc="2026-06-17T04:44:00Z"/>
                <w:sz w:val="20"/>
                <w:szCs w:val="20"/>
              </w:rPr>
            </w:pPr>
            <w:ins w:id="621" w:author="Zarrar Khan" w:date="2026-06-17T09:44:00Z" w16du:dateUtc="2026-06-17T04:44:00Z">
              <w:r>
                <w:rPr>
                  <w:sz w:val="20"/>
                  <w:szCs w:val="20"/>
                </w:rPr>
                <w:t>Studies that address climate change mitigation only or general development objectives without an explicit or implicit focus on climate risk, climate resilience, or adaptive capacity and therefore do not assess adaptation processes or outcomes.</w:t>
              </w:r>
            </w:ins>
          </w:p>
        </w:tc>
      </w:tr>
      <w:tr w:rsidR="00B64FF2" w14:paraId="1E3D487C" w14:textId="77777777" w:rsidTr="00C36C87">
        <w:trPr>
          <w:trHeight w:val="1725"/>
          <w:ins w:id="622" w:author="Zarrar Khan" w:date="2026-06-17T09:44:00Z" w16du:dateUtc="2026-06-17T04:44:00Z"/>
        </w:trPr>
        <w:tc>
          <w:tcPr>
            <w:tcW w:w="1500" w:type="dxa"/>
            <w:tcBorders>
              <w:top w:val="single" w:sz="6" w:space="0" w:color="3C3C3C"/>
              <w:left w:val="nil"/>
              <w:bottom w:val="single" w:sz="6" w:space="0" w:color="3C3C3C"/>
              <w:right w:val="nil"/>
            </w:tcBorders>
            <w:tcMar>
              <w:top w:w="72" w:type="dxa"/>
              <w:left w:w="72" w:type="dxa"/>
              <w:bottom w:w="72" w:type="dxa"/>
              <w:right w:w="72" w:type="dxa"/>
            </w:tcMar>
          </w:tcPr>
          <w:p w14:paraId="396FC401" w14:textId="77777777" w:rsidR="00B64FF2" w:rsidRDefault="00B64FF2" w:rsidP="00C36C87">
            <w:pPr>
              <w:spacing w:before="0" w:after="0" w:line="240" w:lineRule="auto"/>
              <w:rPr>
                <w:ins w:id="623" w:author="Zarrar Khan" w:date="2026-06-17T09:44:00Z" w16du:dateUtc="2026-06-17T04:44:00Z"/>
                <w:b/>
                <w:bCs/>
                <w:color w:val="21472E"/>
                <w:sz w:val="20"/>
                <w:szCs w:val="20"/>
              </w:rPr>
            </w:pPr>
            <w:ins w:id="624" w:author="Zarrar Khan" w:date="2026-06-17T09:44:00Z" w16du:dateUtc="2026-06-17T04:44:00Z">
              <w:r>
                <w:rPr>
                  <w:b/>
                  <w:bCs/>
                  <w:color w:val="21472E"/>
                  <w:sz w:val="20"/>
                  <w:szCs w:val="20"/>
                </w:rPr>
                <w:t>Context</w:t>
              </w:r>
            </w:ins>
          </w:p>
        </w:tc>
        <w:tc>
          <w:tcPr>
            <w:tcW w:w="4200" w:type="dxa"/>
            <w:tcBorders>
              <w:top w:val="single" w:sz="6" w:space="0" w:color="3C3C3C"/>
              <w:left w:val="nil"/>
              <w:bottom w:val="single" w:sz="6" w:space="0" w:color="3C3C3C"/>
              <w:right w:val="nil"/>
            </w:tcBorders>
            <w:tcMar>
              <w:top w:w="72" w:type="dxa"/>
              <w:left w:w="72" w:type="dxa"/>
              <w:bottom w:w="72" w:type="dxa"/>
              <w:right w:w="72" w:type="dxa"/>
            </w:tcMar>
          </w:tcPr>
          <w:p w14:paraId="0FBF2F8F" w14:textId="77777777" w:rsidR="00B64FF2" w:rsidRDefault="00B64FF2" w:rsidP="00C36C87">
            <w:pPr>
              <w:spacing w:before="0" w:after="0" w:line="240" w:lineRule="auto"/>
              <w:rPr>
                <w:ins w:id="625" w:author="Zarrar Khan" w:date="2026-06-17T09:44:00Z" w16du:dateUtc="2026-06-17T04:44:00Z"/>
                <w:sz w:val="20"/>
                <w:szCs w:val="20"/>
              </w:rPr>
            </w:pPr>
            <w:ins w:id="626" w:author="Zarrar Khan" w:date="2026-06-17T09:44:00Z" w16du:dateUtc="2026-06-17T04:44:00Z">
              <w:r>
                <w:rPr>
                  <w:sz w:val="20"/>
                  <w:szCs w:val="20"/>
                </w:rPr>
                <w:t xml:space="preserve">Studies conducted within agricultural settings in LMICs that are exposed to climate hazards or climate-stress conditions and are framed in relation to climate change, climate variability, or climate risk. Eligible contexts include crop, livestock, fisheries/aquaculture, or forestry systems where climate-related stressors (e.g., drought, flooding, temperature extremes, </w:t>
              </w:r>
              <w:r>
                <w:rPr>
                  <w:sz w:val="20"/>
                  <w:szCs w:val="20"/>
                </w:rPr>
                <w:lastRenderedPageBreak/>
                <w:t>rainfall variability) are relevant to agricultural production and adaptation decision-making. Studies must situate interventions, outcomes, or analyses within an explicit climate–agriculture context consistent with adaptation framing.</w:t>
              </w:r>
            </w:ins>
          </w:p>
        </w:tc>
        <w:tc>
          <w:tcPr>
            <w:tcW w:w="3660" w:type="dxa"/>
            <w:tcBorders>
              <w:top w:val="single" w:sz="6" w:space="0" w:color="3C3C3C"/>
              <w:left w:val="nil"/>
              <w:bottom w:val="single" w:sz="6" w:space="0" w:color="3C3C3C"/>
              <w:right w:val="nil"/>
            </w:tcBorders>
            <w:tcMar>
              <w:top w:w="72" w:type="dxa"/>
              <w:left w:w="72" w:type="dxa"/>
              <w:bottom w:w="72" w:type="dxa"/>
              <w:right w:w="72" w:type="dxa"/>
            </w:tcMar>
          </w:tcPr>
          <w:p w14:paraId="34904895" w14:textId="77777777" w:rsidR="00B64FF2" w:rsidRDefault="00B64FF2" w:rsidP="00C36C87">
            <w:pPr>
              <w:spacing w:before="0" w:after="0" w:line="240" w:lineRule="auto"/>
              <w:rPr>
                <w:ins w:id="627" w:author="Zarrar Khan" w:date="2026-06-17T09:44:00Z" w16du:dateUtc="2026-06-17T04:44:00Z"/>
                <w:sz w:val="20"/>
                <w:szCs w:val="20"/>
              </w:rPr>
            </w:pPr>
            <w:ins w:id="628" w:author="Zarrar Khan" w:date="2026-06-17T09:44:00Z" w16du:dateUtc="2026-06-17T04:44:00Z">
              <w:r>
                <w:rPr>
                  <w:sz w:val="20"/>
                  <w:szCs w:val="20"/>
                </w:rPr>
                <w:lastRenderedPageBreak/>
                <w:t xml:space="preserve">Studies conducted outside agricultural sector domains or without reference to climate hazards, climate-stress conditions, or climate risk framing. This includes studies addressing agricultural systems without a climate dimension, climate impacts or responses unrelated to agriculture, or development or </w:t>
              </w:r>
              <w:r>
                <w:rPr>
                  <w:sz w:val="20"/>
                  <w:szCs w:val="20"/>
                </w:rPr>
                <w:lastRenderedPageBreak/>
                <w:t>environmental studies that do not explicitly link climate stressors to agricultural production or adaptation processes.</w:t>
              </w:r>
            </w:ins>
          </w:p>
        </w:tc>
      </w:tr>
      <w:tr w:rsidR="00B64FF2" w14:paraId="33A2375D" w14:textId="77777777" w:rsidTr="00C36C87">
        <w:trPr>
          <w:trHeight w:val="2070"/>
          <w:ins w:id="629" w:author="Zarrar Khan" w:date="2026-06-17T09:44:00Z" w16du:dateUtc="2026-06-17T04:44:00Z"/>
        </w:trPr>
        <w:tc>
          <w:tcPr>
            <w:tcW w:w="1500" w:type="dxa"/>
            <w:tcBorders>
              <w:top w:val="single" w:sz="6" w:space="0" w:color="3C3C3C"/>
              <w:left w:val="nil"/>
              <w:bottom w:val="single" w:sz="6" w:space="0" w:color="3C3C3C"/>
              <w:right w:val="nil"/>
            </w:tcBorders>
            <w:tcMar>
              <w:top w:w="72" w:type="dxa"/>
              <w:left w:w="72" w:type="dxa"/>
              <w:bottom w:w="72" w:type="dxa"/>
              <w:right w:w="72" w:type="dxa"/>
            </w:tcMar>
          </w:tcPr>
          <w:p w14:paraId="3012740C" w14:textId="77777777" w:rsidR="00B64FF2" w:rsidRDefault="00B64FF2" w:rsidP="00C36C87">
            <w:pPr>
              <w:pBdr>
                <w:top w:val="nil"/>
                <w:left w:val="nil"/>
                <w:bottom w:val="nil"/>
                <w:right w:val="nil"/>
                <w:between w:val="nil"/>
              </w:pBdr>
              <w:spacing w:before="0" w:after="0" w:line="240" w:lineRule="auto"/>
              <w:rPr>
                <w:ins w:id="630" w:author="Zarrar Khan" w:date="2026-06-17T09:44:00Z" w16du:dateUtc="2026-06-17T04:44:00Z"/>
                <w:b/>
                <w:bCs/>
                <w:color w:val="21472E"/>
                <w:sz w:val="20"/>
                <w:szCs w:val="20"/>
              </w:rPr>
            </w:pPr>
            <w:ins w:id="631" w:author="Zarrar Khan" w:date="2026-06-17T09:44:00Z" w16du:dateUtc="2026-06-17T04:44:00Z">
              <w:r>
                <w:rPr>
                  <w:b/>
                  <w:bCs/>
                  <w:color w:val="21472E"/>
                  <w:sz w:val="20"/>
                  <w:szCs w:val="20"/>
                </w:rPr>
                <w:lastRenderedPageBreak/>
                <w:t>Methodology</w:t>
              </w:r>
            </w:ins>
          </w:p>
        </w:tc>
        <w:tc>
          <w:tcPr>
            <w:tcW w:w="4200" w:type="dxa"/>
            <w:tcBorders>
              <w:top w:val="single" w:sz="6" w:space="0" w:color="3C3C3C"/>
              <w:left w:val="nil"/>
              <w:bottom w:val="single" w:sz="6" w:space="0" w:color="3C3C3C"/>
              <w:right w:val="nil"/>
            </w:tcBorders>
            <w:tcMar>
              <w:top w:w="72" w:type="dxa"/>
              <w:left w:w="72" w:type="dxa"/>
              <w:bottom w:w="72" w:type="dxa"/>
              <w:right w:w="72" w:type="dxa"/>
            </w:tcMar>
          </w:tcPr>
          <w:p w14:paraId="4EFAB046" w14:textId="77777777" w:rsidR="00B64FF2" w:rsidRDefault="00B64FF2" w:rsidP="00C36C87">
            <w:pPr>
              <w:pBdr>
                <w:top w:val="nil"/>
                <w:left w:val="nil"/>
                <w:bottom w:val="nil"/>
                <w:right w:val="nil"/>
                <w:between w:val="nil"/>
              </w:pBdr>
              <w:spacing w:before="0" w:after="0" w:line="240" w:lineRule="auto"/>
              <w:rPr>
                <w:ins w:id="632" w:author="Zarrar Khan" w:date="2026-06-17T09:44:00Z" w16du:dateUtc="2026-06-17T04:44:00Z"/>
                <w:sz w:val="20"/>
                <w:szCs w:val="20"/>
              </w:rPr>
            </w:pPr>
            <w:ins w:id="633" w:author="Zarrar Khan" w:date="2026-06-17T09:44:00Z" w16du:dateUtc="2026-06-17T04:44:00Z">
              <w:r>
                <w:rPr>
                  <w:sz w:val="20"/>
                  <w:szCs w:val="20"/>
                </w:rPr>
                <w:t xml:space="preserve">Studies that describe, propose, apply, or evaluate a method, tool, framework, or set of indicators intended to assess climate change adaptation processes or outcomes. </w:t>
              </w:r>
            </w:ins>
          </w:p>
          <w:p w14:paraId="024944F3" w14:textId="77777777" w:rsidR="00B64FF2" w:rsidRDefault="00B64FF2" w:rsidP="00C36C87">
            <w:pPr>
              <w:pBdr>
                <w:top w:val="nil"/>
                <w:left w:val="nil"/>
                <w:bottom w:val="nil"/>
                <w:right w:val="nil"/>
                <w:between w:val="nil"/>
              </w:pBdr>
              <w:spacing w:before="0" w:after="0" w:line="240" w:lineRule="auto"/>
              <w:rPr>
                <w:ins w:id="634" w:author="Zarrar Khan" w:date="2026-06-17T09:44:00Z" w16du:dateUtc="2026-06-17T04:44:00Z"/>
                <w:sz w:val="20"/>
                <w:szCs w:val="20"/>
              </w:rPr>
            </w:pPr>
          </w:p>
          <w:p w14:paraId="4FE6D7BF" w14:textId="77777777" w:rsidR="00B64FF2" w:rsidRDefault="00B64FF2" w:rsidP="00C36C87">
            <w:pPr>
              <w:rPr>
                <w:ins w:id="635" w:author="Zarrar Khan" w:date="2026-06-17T09:44:00Z" w16du:dateUtc="2026-06-17T04:44:00Z"/>
                <w:sz w:val="20"/>
                <w:szCs w:val="20"/>
              </w:rPr>
            </w:pPr>
            <w:ins w:id="636" w:author="Zarrar Khan" w:date="2026-06-17T09:44:00Z" w16du:dateUtc="2026-06-17T04:44:00Z">
              <w:r>
                <w:rPr>
                  <w:b/>
                  <w:bCs/>
                  <w:i/>
                  <w:iCs/>
                  <w:color w:val="3C3C3C"/>
                  <w:sz w:val="20"/>
                  <w:szCs w:val="20"/>
                </w:rPr>
                <w:t xml:space="preserve">Adaptation processes: </w:t>
              </w:r>
              <w:r>
                <w:rPr>
                  <w:sz w:val="20"/>
                  <w:szCs w:val="20"/>
                </w:rPr>
                <w:t>The processes of adjustments in ecological, social, or economic systems to moderate potential damages and benefit from opportunities from climate change.</w:t>
              </w:r>
            </w:ins>
          </w:p>
          <w:p w14:paraId="65EFA070" w14:textId="77777777" w:rsidR="00B64FF2" w:rsidRDefault="00B64FF2" w:rsidP="00C36C87">
            <w:pPr>
              <w:rPr>
                <w:ins w:id="637" w:author="Zarrar Khan" w:date="2026-06-17T09:44:00Z" w16du:dateUtc="2026-06-17T04:44:00Z"/>
                <w:sz w:val="20"/>
                <w:szCs w:val="20"/>
              </w:rPr>
            </w:pPr>
            <w:ins w:id="638" w:author="Zarrar Khan" w:date="2026-06-17T09:44:00Z" w16du:dateUtc="2026-06-17T04:44:00Z">
              <w:r>
                <w:rPr>
                  <w:b/>
                  <w:bCs/>
                  <w:i/>
                  <w:iCs/>
                  <w:color w:val="3C3C3C"/>
                  <w:sz w:val="20"/>
                  <w:szCs w:val="20"/>
                </w:rPr>
                <w:t xml:space="preserve">Adaptation outcomes: </w:t>
              </w:r>
              <w:r>
                <w:rPr>
                  <w:sz w:val="20"/>
                  <w:szCs w:val="20"/>
                </w:rPr>
                <w:t>The results of adjustments in ecological, social, or economic systems to moderate potential damages and benefit from opportunities from climate change.</w:t>
              </w:r>
            </w:ins>
          </w:p>
          <w:p w14:paraId="34EAE8AB" w14:textId="77777777" w:rsidR="00B64FF2" w:rsidRDefault="00B64FF2" w:rsidP="00C36C87">
            <w:pPr>
              <w:pBdr>
                <w:top w:val="nil"/>
                <w:left w:val="nil"/>
                <w:bottom w:val="nil"/>
                <w:right w:val="nil"/>
                <w:between w:val="nil"/>
              </w:pBdr>
              <w:spacing w:before="0" w:after="0" w:line="240" w:lineRule="auto"/>
              <w:rPr>
                <w:ins w:id="639" w:author="Zarrar Khan" w:date="2026-06-17T09:44:00Z" w16du:dateUtc="2026-06-17T04:44:00Z"/>
                <w:sz w:val="20"/>
                <w:szCs w:val="20"/>
              </w:rPr>
            </w:pPr>
          </w:p>
          <w:p w14:paraId="32ECA4E4" w14:textId="77777777" w:rsidR="00B64FF2" w:rsidRDefault="00B64FF2" w:rsidP="00C36C87">
            <w:pPr>
              <w:pBdr>
                <w:top w:val="nil"/>
                <w:left w:val="nil"/>
                <w:bottom w:val="nil"/>
                <w:right w:val="nil"/>
                <w:between w:val="nil"/>
              </w:pBdr>
              <w:spacing w:before="0" w:after="0" w:line="240" w:lineRule="auto"/>
              <w:rPr>
                <w:ins w:id="640" w:author="Zarrar Khan" w:date="2026-06-17T09:44:00Z" w16du:dateUtc="2026-06-17T04:44:00Z"/>
                <w:sz w:val="20"/>
                <w:szCs w:val="20"/>
              </w:rPr>
            </w:pPr>
            <w:ins w:id="641" w:author="Zarrar Khan" w:date="2026-06-17T09:44:00Z" w16du:dateUtc="2026-06-17T04:44:00Z">
              <w:r>
                <w:rPr>
                  <w:sz w:val="20"/>
                  <w:szCs w:val="20"/>
                </w:rPr>
                <w:t>Eligible studies may include conceptual or methodological frameworks, modeling or simulation studies, pilot applications, or evaluations, provided they present sufficient methodological detail to understand the structure, intended use, and measurement approach of the method (e.g., indicators, data requirements, analytical logic).</w:t>
              </w:r>
            </w:ins>
          </w:p>
          <w:p w14:paraId="3B7E7E38" w14:textId="77777777" w:rsidR="00B64FF2" w:rsidRDefault="00B64FF2" w:rsidP="00C36C87">
            <w:pPr>
              <w:pBdr>
                <w:top w:val="nil"/>
                <w:left w:val="nil"/>
                <w:bottom w:val="nil"/>
                <w:right w:val="nil"/>
                <w:between w:val="nil"/>
              </w:pBdr>
              <w:spacing w:before="0" w:after="0" w:line="240" w:lineRule="auto"/>
              <w:rPr>
                <w:ins w:id="642" w:author="Zarrar Khan" w:date="2026-06-17T09:44:00Z" w16du:dateUtc="2026-06-17T04:44:00Z"/>
                <w:sz w:val="20"/>
                <w:szCs w:val="20"/>
              </w:rPr>
            </w:pPr>
          </w:p>
          <w:p w14:paraId="7EBCF771" w14:textId="77777777" w:rsidR="00B64FF2" w:rsidRDefault="00B64FF2" w:rsidP="00C36C87">
            <w:pPr>
              <w:rPr>
                <w:ins w:id="643" w:author="Zarrar Khan" w:date="2026-06-17T09:44:00Z" w16du:dateUtc="2026-06-17T04:44:00Z"/>
                <w:sz w:val="20"/>
                <w:szCs w:val="20"/>
              </w:rPr>
            </w:pPr>
          </w:p>
        </w:tc>
        <w:tc>
          <w:tcPr>
            <w:tcW w:w="3660" w:type="dxa"/>
            <w:tcBorders>
              <w:top w:val="single" w:sz="6" w:space="0" w:color="3C3C3C"/>
              <w:left w:val="nil"/>
              <w:bottom w:val="single" w:sz="6" w:space="0" w:color="3C3C3C"/>
              <w:right w:val="nil"/>
            </w:tcBorders>
            <w:tcMar>
              <w:top w:w="72" w:type="dxa"/>
              <w:left w:w="72" w:type="dxa"/>
              <w:bottom w:w="72" w:type="dxa"/>
              <w:right w:w="72" w:type="dxa"/>
            </w:tcMar>
          </w:tcPr>
          <w:p w14:paraId="326DA6BC" w14:textId="77777777" w:rsidR="00B64FF2" w:rsidRDefault="00B64FF2" w:rsidP="00C36C87">
            <w:pPr>
              <w:pBdr>
                <w:top w:val="nil"/>
                <w:left w:val="nil"/>
                <w:bottom w:val="nil"/>
                <w:right w:val="nil"/>
                <w:between w:val="nil"/>
              </w:pBdr>
              <w:spacing w:before="0" w:after="0" w:line="240" w:lineRule="auto"/>
              <w:rPr>
                <w:ins w:id="644" w:author="Zarrar Khan" w:date="2026-06-17T09:44:00Z" w16du:dateUtc="2026-06-17T04:44:00Z"/>
                <w:sz w:val="20"/>
                <w:szCs w:val="20"/>
              </w:rPr>
            </w:pPr>
            <w:ins w:id="645" w:author="Zarrar Khan" w:date="2026-06-17T09:44:00Z" w16du:dateUtc="2026-06-17T04:44:00Z">
              <w:r>
                <w:rPr>
                  <w:sz w:val="20"/>
                  <w:szCs w:val="20"/>
                </w:rPr>
                <w:t>Studies that do not present a discernible method or measurement approach (e.g., purely narrative discussions, opinion pieces, or general conceptual commentary without methodological specification), or that lack sufficient detail to allow the method to be meaningfully classified or compared.</w:t>
              </w:r>
            </w:ins>
          </w:p>
        </w:tc>
      </w:tr>
      <w:tr w:rsidR="00B64FF2" w14:paraId="0454E674" w14:textId="77777777" w:rsidTr="00C36C87">
        <w:trPr>
          <w:ins w:id="646" w:author="Zarrar Khan" w:date="2026-06-17T09:44:00Z" w16du:dateUtc="2026-06-17T04:44:00Z"/>
        </w:trPr>
        <w:tc>
          <w:tcPr>
            <w:tcW w:w="1500" w:type="dxa"/>
            <w:tcBorders>
              <w:top w:val="single" w:sz="6" w:space="0" w:color="3C3C3C"/>
              <w:left w:val="nil"/>
              <w:bottom w:val="single" w:sz="6" w:space="0" w:color="3C3C3C"/>
              <w:right w:val="nil"/>
            </w:tcBorders>
            <w:tcMar>
              <w:top w:w="72" w:type="dxa"/>
              <w:left w:w="72" w:type="dxa"/>
              <w:bottom w:w="72" w:type="dxa"/>
              <w:right w:w="72" w:type="dxa"/>
            </w:tcMar>
          </w:tcPr>
          <w:p w14:paraId="7132C60C" w14:textId="77777777" w:rsidR="00B64FF2" w:rsidRDefault="00B64FF2" w:rsidP="00C36C87">
            <w:pPr>
              <w:pBdr>
                <w:top w:val="nil"/>
                <w:left w:val="nil"/>
                <w:bottom w:val="nil"/>
                <w:right w:val="nil"/>
                <w:between w:val="nil"/>
              </w:pBdr>
              <w:spacing w:before="0" w:after="0" w:line="240" w:lineRule="auto"/>
              <w:rPr>
                <w:ins w:id="647" w:author="Zarrar Khan" w:date="2026-06-17T09:44:00Z" w16du:dateUtc="2026-06-17T04:44:00Z"/>
                <w:b/>
                <w:bCs/>
                <w:color w:val="21472E"/>
                <w:sz w:val="20"/>
                <w:szCs w:val="20"/>
              </w:rPr>
            </w:pPr>
            <w:ins w:id="648" w:author="Zarrar Khan" w:date="2026-06-17T09:44:00Z" w16du:dateUtc="2026-06-17T04:44:00Z">
              <w:r>
                <w:rPr>
                  <w:b/>
                  <w:bCs/>
                  <w:color w:val="21472E"/>
                  <w:sz w:val="20"/>
                  <w:szCs w:val="20"/>
                </w:rPr>
                <w:t>Publication Period</w:t>
              </w:r>
            </w:ins>
          </w:p>
        </w:tc>
        <w:tc>
          <w:tcPr>
            <w:tcW w:w="4200" w:type="dxa"/>
            <w:tcBorders>
              <w:top w:val="single" w:sz="6" w:space="0" w:color="3C3C3C"/>
              <w:left w:val="nil"/>
              <w:bottom w:val="single" w:sz="6" w:space="0" w:color="3C3C3C"/>
              <w:right w:val="nil"/>
            </w:tcBorders>
            <w:tcMar>
              <w:top w:w="72" w:type="dxa"/>
              <w:left w:w="72" w:type="dxa"/>
              <w:bottom w:w="72" w:type="dxa"/>
              <w:right w:w="72" w:type="dxa"/>
            </w:tcMar>
          </w:tcPr>
          <w:p w14:paraId="43E49D57" w14:textId="77777777" w:rsidR="00B64FF2" w:rsidRDefault="00B64FF2" w:rsidP="00C36C87">
            <w:pPr>
              <w:pBdr>
                <w:top w:val="nil"/>
                <w:left w:val="nil"/>
                <w:bottom w:val="nil"/>
                <w:right w:val="nil"/>
                <w:between w:val="nil"/>
              </w:pBdr>
              <w:spacing w:before="0" w:after="0" w:line="240" w:lineRule="auto"/>
              <w:rPr>
                <w:ins w:id="649" w:author="Zarrar Khan" w:date="2026-06-17T09:44:00Z" w16du:dateUtc="2026-06-17T04:44:00Z"/>
                <w:sz w:val="20"/>
                <w:szCs w:val="20"/>
              </w:rPr>
            </w:pPr>
            <w:ins w:id="650" w:author="Zarrar Khan" w:date="2026-06-17T09:44:00Z" w16du:dateUtc="2026-06-17T04:44:00Z">
              <w:r>
                <w:rPr>
                  <w:sz w:val="20"/>
                  <w:szCs w:val="20"/>
                </w:rPr>
                <w:t xml:space="preserve">Published between 2005–2025, capturing contemporary adaptation evaluation methods post-IPCC AR4 (2007) and emergence of National Adaptation </w:t>
              </w:r>
              <w:proofErr w:type="spellStart"/>
              <w:r>
                <w:rPr>
                  <w:sz w:val="20"/>
                  <w:szCs w:val="20"/>
                </w:rPr>
                <w:t>Programmes</w:t>
              </w:r>
              <w:proofErr w:type="spellEnd"/>
              <w:r>
                <w:rPr>
                  <w:sz w:val="20"/>
                  <w:szCs w:val="20"/>
                </w:rPr>
                <w:t xml:space="preserve"> of Action.</w:t>
              </w:r>
            </w:ins>
          </w:p>
        </w:tc>
        <w:tc>
          <w:tcPr>
            <w:tcW w:w="3660" w:type="dxa"/>
            <w:tcBorders>
              <w:top w:val="single" w:sz="6" w:space="0" w:color="3C3C3C"/>
              <w:left w:val="nil"/>
              <w:bottom w:val="single" w:sz="6" w:space="0" w:color="3C3C3C"/>
              <w:right w:val="nil"/>
            </w:tcBorders>
            <w:tcMar>
              <w:top w:w="72" w:type="dxa"/>
              <w:left w:w="72" w:type="dxa"/>
              <w:bottom w:w="72" w:type="dxa"/>
              <w:right w:w="72" w:type="dxa"/>
            </w:tcMar>
          </w:tcPr>
          <w:p w14:paraId="3474EA7F" w14:textId="77777777" w:rsidR="00B64FF2" w:rsidRDefault="00B64FF2" w:rsidP="00C36C87">
            <w:pPr>
              <w:pBdr>
                <w:top w:val="nil"/>
                <w:left w:val="nil"/>
                <w:bottom w:val="nil"/>
                <w:right w:val="nil"/>
                <w:between w:val="nil"/>
              </w:pBdr>
              <w:spacing w:before="0" w:after="0" w:line="240" w:lineRule="auto"/>
              <w:rPr>
                <w:ins w:id="651" w:author="Zarrar Khan" w:date="2026-06-17T09:44:00Z" w16du:dateUtc="2026-06-17T04:44:00Z"/>
                <w:sz w:val="20"/>
                <w:szCs w:val="20"/>
              </w:rPr>
            </w:pPr>
            <w:ins w:id="652" w:author="Zarrar Khan" w:date="2026-06-17T09:44:00Z" w16du:dateUtc="2026-06-17T04:44:00Z">
              <w:r>
                <w:rPr>
                  <w:sz w:val="20"/>
                  <w:szCs w:val="20"/>
                </w:rPr>
                <w:t>Publications before 2005.</w:t>
              </w:r>
            </w:ins>
          </w:p>
        </w:tc>
      </w:tr>
      <w:tr w:rsidR="00B64FF2" w14:paraId="1857C6FB" w14:textId="77777777" w:rsidTr="00C36C87">
        <w:trPr>
          <w:ins w:id="653" w:author="Zarrar Khan" w:date="2026-06-17T09:44:00Z" w16du:dateUtc="2026-06-17T04:44:00Z"/>
        </w:trPr>
        <w:tc>
          <w:tcPr>
            <w:tcW w:w="1500" w:type="dxa"/>
            <w:tcBorders>
              <w:top w:val="single" w:sz="6" w:space="0" w:color="3C3C3C"/>
              <w:left w:val="nil"/>
              <w:bottom w:val="single" w:sz="6" w:space="0" w:color="3C3C3C"/>
              <w:right w:val="nil"/>
            </w:tcBorders>
            <w:tcMar>
              <w:top w:w="72" w:type="dxa"/>
              <w:left w:w="72" w:type="dxa"/>
              <w:bottom w:w="72" w:type="dxa"/>
              <w:right w:w="72" w:type="dxa"/>
            </w:tcMar>
          </w:tcPr>
          <w:p w14:paraId="48199B39" w14:textId="77777777" w:rsidR="00B64FF2" w:rsidRDefault="00B64FF2" w:rsidP="00C36C87">
            <w:pPr>
              <w:pBdr>
                <w:top w:val="nil"/>
                <w:left w:val="nil"/>
                <w:bottom w:val="nil"/>
                <w:right w:val="nil"/>
                <w:between w:val="nil"/>
              </w:pBdr>
              <w:spacing w:before="0" w:after="0" w:line="240" w:lineRule="auto"/>
              <w:rPr>
                <w:ins w:id="654" w:author="Zarrar Khan" w:date="2026-06-17T09:44:00Z" w16du:dateUtc="2026-06-17T04:44:00Z"/>
                <w:b/>
                <w:bCs/>
                <w:color w:val="21472E"/>
                <w:sz w:val="20"/>
                <w:szCs w:val="20"/>
              </w:rPr>
            </w:pPr>
            <w:ins w:id="655" w:author="Zarrar Khan" w:date="2026-06-17T09:44:00Z" w16du:dateUtc="2026-06-17T04:44:00Z">
              <w:r>
                <w:rPr>
                  <w:b/>
                  <w:bCs/>
                  <w:color w:val="21472E"/>
                  <w:sz w:val="20"/>
                  <w:szCs w:val="20"/>
                </w:rPr>
                <w:t>Language</w:t>
              </w:r>
            </w:ins>
          </w:p>
        </w:tc>
        <w:tc>
          <w:tcPr>
            <w:tcW w:w="4200" w:type="dxa"/>
            <w:tcBorders>
              <w:top w:val="single" w:sz="6" w:space="0" w:color="3C3C3C"/>
              <w:left w:val="nil"/>
              <w:bottom w:val="single" w:sz="6" w:space="0" w:color="3C3C3C"/>
              <w:right w:val="nil"/>
            </w:tcBorders>
            <w:tcMar>
              <w:top w:w="72" w:type="dxa"/>
              <w:left w:w="72" w:type="dxa"/>
              <w:bottom w:w="72" w:type="dxa"/>
              <w:right w:w="72" w:type="dxa"/>
            </w:tcMar>
          </w:tcPr>
          <w:p w14:paraId="1964C48F" w14:textId="77777777" w:rsidR="00B64FF2" w:rsidRDefault="00B64FF2" w:rsidP="00C36C87">
            <w:pPr>
              <w:pBdr>
                <w:top w:val="nil"/>
                <w:left w:val="nil"/>
                <w:bottom w:val="nil"/>
                <w:right w:val="nil"/>
                <w:between w:val="nil"/>
              </w:pBdr>
              <w:spacing w:before="0" w:after="0" w:line="240" w:lineRule="auto"/>
              <w:rPr>
                <w:ins w:id="656" w:author="Zarrar Khan" w:date="2026-06-17T09:44:00Z" w16du:dateUtc="2026-06-17T04:44:00Z"/>
                <w:sz w:val="20"/>
                <w:szCs w:val="20"/>
              </w:rPr>
            </w:pPr>
            <w:ins w:id="657" w:author="Zarrar Khan" w:date="2026-06-17T09:44:00Z" w16du:dateUtc="2026-06-17T04:44:00Z">
              <w:r>
                <w:rPr>
                  <w:sz w:val="20"/>
                  <w:szCs w:val="20"/>
                </w:rPr>
                <w:t>English, French, or Spanish.</w:t>
              </w:r>
            </w:ins>
          </w:p>
        </w:tc>
        <w:tc>
          <w:tcPr>
            <w:tcW w:w="3660" w:type="dxa"/>
            <w:tcBorders>
              <w:top w:val="single" w:sz="6" w:space="0" w:color="3C3C3C"/>
              <w:left w:val="nil"/>
              <w:bottom w:val="single" w:sz="6" w:space="0" w:color="3C3C3C"/>
              <w:right w:val="nil"/>
            </w:tcBorders>
            <w:tcMar>
              <w:top w:w="72" w:type="dxa"/>
              <w:left w:w="72" w:type="dxa"/>
              <w:bottom w:w="72" w:type="dxa"/>
              <w:right w:w="72" w:type="dxa"/>
            </w:tcMar>
          </w:tcPr>
          <w:p w14:paraId="49D5562D" w14:textId="77777777" w:rsidR="00B64FF2" w:rsidRDefault="00B64FF2" w:rsidP="00C36C87">
            <w:pPr>
              <w:pBdr>
                <w:top w:val="nil"/>
                <w:left w:val="nil"/>
                <w:bottom w:val="nil"/>
                <w:right w:val="nil"/>
                <w:between w:val="nil"/>
              </w:pBdr>
              <w:spacing w:before="0" w:after="0" w:line="240" w:lineRule="auto"/>
              <w:rPr>
                <w:ins w:id="658" w:author="Zarrar Khan" w:date="2026-06-17T09:44:00Z" w16du:dateUtc="2026-06-17T04:44:00Z"/>
                <w:sz w:val="20"/>
                <w:szCs w:val="20"/>
              </w:rPr>
            </w:pPr>
            <w:ins w:id="659" w:author="Zarrar Khan" w:date="2026-06-17T09:44:00Z" w16du:dateUtc="2026-06-17T04:44:00Z">
              <w:r>
                <w:rPr>
                  <w:sz w:val="20"/>
                  <w:szCs w:val="20"/>
                </w:rPr>
                <w:t>Other languages.</w:t>
              </w:r>
            </w:ins>
          </w:p>
        </w:tc>
      </w:tr>
      <w:tr w:rsidR="00B64FF2" w14:paraId="73ACB3FA" w14:textId="77777777" w:rsidTr="00C36C87">
        <w:trPr>
          <w:ins w:id="660" w:author="Zarrar Khan" w:date="2026-06-17T09:44:00Z" w16du:dateUtc="2026-06-17T04:44:00Z"/>
        </w:trPr>
        <w:tc>
          <w:tcPr>
            <w:tcW w:w="1500" w:type="dxa"/>
            <w:tcBorders>
              <w:top w:val="single" w:sz="6" w:space="0" w:color="3C3C3C"/>
              <w:left w:val="nil"/>
              <w:bottom w:val="single" w:sz="6" w:space="0" w:color="3C3C3C"/>
              <w:right w:val="nil"/>
            </w:tcBorders>
            <w:tcMar>
              <w:top w:w="72" w:type="dxa"/>
              <w:left w:w="72" w:type="dxa"/>
              <w:bottom w:w="72" w:type="dxa"/>
              <w:right w:w="72" w:type="dxa"/>
            </w:tcMar>
          </w:tcPr>
          <w:p w14:paraId="7A793B5C" w14:textId="77777777" w:rsidR="00B64FF2" w:rsidRDefault="00B64FF2" w:rsidP="00C36C87">
            <w:pPr>
              <w:pBdr>
                <w:top w:val="nil"/>
                <w:left w:val="nil"/>
                <w:bottom w:val="nil"/>
                <w:right w:val="nil"/>
                <w:between w:val="nil"/>
              </w:pBdr>
              <w:spacing w:before="0" w:after="0" w:line="240" w:lineRule="auto"/>
              <w:rPr>
                <w:ins w:id="661" w:author="Zarrar Khan" w:date="2026-06-17T09:44:00Z" w16du:dateUtc="2026-06-17T04:44:00Z"/>
                <w:b/>
                <w:bCs/>
                <w:color w:val="21472E"/>
                <w:sz w:val="20"/>
                <w:szCs w:val="20"/>
              </w:rPr>
            </w:pPr>
            <w:ins w:id="662" w:author="Zarrar Khan" w:date="2026-06-17T09:44:00Z" w16du:dateUtc="2026-06-17T04:44:00Z">
              <w:r>
                <w:rPr>
                  <w:b/>
                  <w:bCs/>
                  <w:color w:val="21472E"/>
                  <w:sz w:val="20"/>
                  <w:szCs w:val="20"/>
                </w:rPr>
                <w:t>Publication Type</w:t>
              </w:r>
            </w:ins>
          </w:p>
        </w:tc>
        <w:tc>
          <w:tcPr>
            <w:tcW w:w="4200" w:type="dxa"/>
            <w:tcBorders>
              <w:top w:val="single" w:sz="6" w:space="0" w:color="3C3C3C"/>
              <w:left w:val="nil"/>
              <w:bottom w:val="single" w:sz="6" w:space="0" w:color="3C3C3C"/>
              <w:right w:val="nil"/>
            </w:tcBorders>
            <w:tcMar>
              <w:top w:w="72" w:type="dxa"/>
              <w:left w:w="72" w:type="dxa"/>
              <w:bottom w:w="72" w:type="dxa"/>
              <w:right w:w="72" w:type="dxa"/>
            </w:tcMar>
          </w:tcPr>
          <w:p w14:paraId="17E730C2" w14:textId="77777777" w:rsidR="00B64FF2" w:rsidRDefault="00B64FF2" w:rsidP="00C36C87">
            <w:pPr>
              <w:pBdr>
                <w:top w:val="nil"/>
                <w:left w:val="nil"/>
                <w:bottom w:val="nil"/>
                <w:right w:val="nil"/>
                <w:between w:val="nil"/>
              </w:pBdr>
              <w:spacing w:before="0" w:after="0" w:line="240" w:lineRule="auto"/>
              <w:rPr>
                <w:ins w:id="663" w:author="Zarrar Khan" w:date="2026-06-17T09:44:00Z" w16du:dateUtc="2026-06-17T04:44:00Z"/>
                <w:sz w:val="20"/>
                <w:szCs w:val="20"/>
              </w:rPr>
            </w:pPr>
            <w:ins w:id="664" w:author="Zarrar Khan" w:date="2026-06-17T09:44:00Z" w16du:dateUtc="2026-06-17T04:44:00Z">
              <w:r>
                <w:rPr>
                  <w:sz w:val="20"/>
                  <w:szCs w:val="20"/>
                </w:rPr>
                <w:t>Academic and gray literature from reputable sources (multilateral organizations, bilateral donors, international NGOs, national research institutes, recognized evaluation units).</w:t>
              </w:r>
            </w:ins>
          </w:p>
        </w:tc>
        <w:tc>
          <w:tcPr>
            <w:tcW w:w="3660" w:type="dxa"/>
            <w:tcBorders>
              <w:top w:val="single" w:sz="6" w:space="0" w:color="3C3C3C"/>
              <w:left w:val="nil"/>
              <w:bottom w:val="single" w:sz="6" w:space="0" w:color="3C3C3C"/>
              <w:right w:val="nil"/>
            </w:tcBorders>
            <w:tcMar>
              <w:top w:w="72" w:type="dxa"/>
              <w:left w:w="72" w:type="dxa"/>
              <w:bottom w:w="72" w:type="dxa"/>
              <w:right w:w="72" w:type="dxa"/>
            </w:tcMar>
          </w:tcPr>
          <w:p w14:paraId="1B465161" w14:textId="77777777" w:rsidR="00B64FF2" w:rsidRDefault="00B64FF2" w:rsidP="00C36C87">
            <w:pPr>
              <w:pBdr>
                <w:top w:val="nil"/>
                <w:left w:val="nil"/>
                <w:bottom w:val="nil"/>
                <w:right w:val="nil"/>
                <w:between w:val="nil"/>
              </w:pBdr>
              <w:spacing w:before="0" w:after="0" w:line="240" w:lineRule="auto"/>
              <w:rPr>
                <w:ins w:id="665" w:author="Zarrar Khan" w:date="2026-06-17T09:44:00Z" w16du:dateUtc="2026-06-17T04:44:00Z"/>
                <w:sz w:val="20"/>
                <w:szCs w:val="20"/>
              </w:rPr>
            </w:pPr>
            <w:ins w:id="666" w:author="Zarrar Khan" w:date="2026-06-17T09:44:00Z" w16du:dateUtc="2026-06-17T04:44:00Z">
              <w:r>
                <w:rPr>
                  <w:sz w:val="20"/>
                  <w:szCs w:val="20"/>
                </w:rPr>
                <w:t>Unclear or non-reputable sources.</w:t>
              </w:r>
            </w:ins>
          </w:p>
        </w:tc>
      </w:tr>
      <w:tr w:rsidR="00B64FF2" w14:paraId="3D4D298B" w14:textId="77777777" w:rsidTr="00C36C87">
        <w:trPr>
          <w:ins w:id="667" w:author="Zarrar Khan" w:date="2026-06-17T09:44:00Z" w16du:dateUtc="2026-06-17T04:44:00Z"/>
        </w:trPr>
        <w:tc>
          <w:tcPr>
            <w:tcW w:w="1500" w:type="dxa"/>
            <w:tcBorders>
              <w:top w:val="single" w:sz="6" w:space="0" w:color="3C3C3C"/>
              <w:left w:val="nil"/>
              <w:bottom w:val="single" w:sz="6" w:space="0" w:color="3C3C3C"/>
              <w:right w:val="nil"/>
            </w:tcBorders>
            <w:tcMar>
              <w:top w:w="72" w:type="dxa"/>
              <w:left w:w="72" w:type="dxa"/>
              <w:bottom w:w="72" w:type="dxa"/>
              <w:right w:w="72" w:type="dxa"/>
            </w:tcMar>
          </w:tcPr>
          <w:p w14:paraId="4381716F" w14:textId="77777777" w:rsidR="00B64FF2" w:rsidRDefault="00B64FF2" w:rsidP="00C36C87">
            <w:pPr>
              <w:pBdr>
                <w:top w:val="nil"/>
                <w:left w:val="nil"/>
                <w:bottom w:val="nil"/>
                <w:right w:val="nil"/>
                <w:between w:val="nil"/>
              </w:pBdr>
              <w:spacing w:before="0" w:after="0" w:line="240" w:lineRule="auto"/>
              <w:rPr>
                <w:ins w:id="668" w:author="Zarrar Khan" w:date="2026-06-17T09:44:00Z" w16du:dateUtc="2026-06-17T04:44:00Z"/>
                <w:b/>
                <w:bCs/>
                <w:color w:val="21472E"/>
                <w:sz w:val="20"/>
                <w:szCs w:val="20"/>
              </w:rPr>
            </w:pPr>
            <w:ins w:id="669" w:author="Zarrar Khan" w:date="2026-06-17T09:44:00Z" w16du:dateUtc="2026-06-17T04:44:00Z">
              <w:r>
                <w:rPr>
                  <w:b/>
                  <w:bCs/>
                  <w:color w:val="21472E"/>
                  <w:sz w:val="20"/>
                  <w:szCs w:val="20"/>
                </w:rPr>
                <w:lastRenderedPageBreak/>
                <w:t>Geographic Scope</w:t>
              </w:r>
            </w:ins>
          </w:p>
        </w:tc>
        <w:tc>
          <w:tcPr>
            <w:tcW w:w="4200" w:type="dxa"/>
            <w:tcBorders>
              <w:top w:val="single" w:sz="6" w:space="0" w:color="3C3C3C"/>
              <w:left w:val="nil"/>
              <w:bottom w:val="single" w:sz="6" w:space="0" w:color="3C3C3C"/>
              <w:right w:val="nil"/>
            </w:tcBorders>
            <w:tcMar>
              <w:top w:w="72" w:type="dxa"/>
              <w:left w:w="72" w:type="dxa"/>
              <w:bottom w:w="72" w:type="dxa"/>
              <w:right w:w="72" w:type="dxa"/>
            </w:tcMar>
          </w:tcPr>
          <w:p w14:paraId="57E993A7" w14:textId="77777777" w:rsidR="00B64FF2" w:rsidRDefault="00B64FF2" w:rsidP="00C36C87">
            <w:pPr>
              <w:pBdr>
                <w:top w:val="nil"/>
                <w:left w:val="nil"/>
                <w:bottom w:val="nil"/>
                <w:right w:val="nil"/>
                <w:between w:val="nil"/>
              </w:pBdr>
              <w:spacing w:before="0" w:after="0" w:line="240" w:lineRule="auto"/>
              <w:rPr>
                <w:ins w:id="670" w:author="Zarrar Khan" w:date="2026-06-17T09:44:00Z" w16du:dateUtc="2026-06-17T04:44:00Z"/>
                <w:sz w:val="20"/>
                <w:szCs w:val="20"/>
              </w:rPr>
            </w:pPr>
            <w:ins w:id="671" w:author="Zarrar Khan" w:date="2026-06-17T09:44:00Z" w16du:dateUtc="2026-06-17T04:44:00Z">
              <w:r>
                <w:rPr>
                  <w:sz w:val="20"/>
                  <w:szCs w:val="20"/>
                </w:rPr>
                <w:t>Single or multi-country studies including at least one LMIC.</w:t>
              </w:r>
            </w:ins>
          </w:p>
        </w:tc>
        <w:tc>
          <w:tcPr>
            <w:tcW w:w="3660" w:type="dxa"/>
            <w:tcBorders>
              <w:top w:val="single" w:sz="6" w:space="0" w:color="3C3C3C"/>
              <w:left w:val="nil"/>
              <w:bottom w:val="single" w:sz="6" w:space="0" w:color="3C3C3C"/>
              <w:right w:val="nil"/>
            </w:tcBorders>
            <w:tcMar>
              <w:top w:w="72" w:type="dxa"/>
              <w:left w:w="72" w:type="dxa"/>
              <w:bottom w:w="72" w:type="dxa"/>
              <w:right w:w="72" w:type="dxa"/>
            </w:tcMar>
          </w:tcPr>
          <w:p w14:paraId="36D24FD3" w14:textId="77777777" w:rsidR="00B64FF2" w:rsidRDefault="00B64FF2" w:rsidP="00C36C87">
            <w:pPr>
              <w:pBdr>
                <w:top w:val="nil"/>
                <w:left w:val="nil"/>
                <w:bottom w:val="nil"/>
                <w:right w:val="nil"/>
                <w:between w:val="nil"/>
              </w:pBdr>
              <w:spacing w:before="0" w:after="0" w:line="240" w:lineRule="auto"/>
              <w:rPr>
                <w:ins w:id="672" w:author="Zarrar Khan" w:date="2026-06-17T09:44:00Z" w16du:dateUtc="2026-06-17T04:44:00Z"/>
                <w:sz w:val="20"/>
                <w:szCs w:val="20"/>
              </w:rPr>
            </w:pPr>
            <w:ins w:id="673" w:author="Zarrar Khan" w:date="2026-06-17T09:44:00Z" w16du:dateUtc="2026-06-17T04:44:00Z">
              <w:r>
                <w:rPr>
                  <w:sz w:val="20"/>
                  <w:szCs w:val="20"/>
                </w:rPr>
                <w:t>Studies exclusively in high-income countries.</w:t>
              </w:r>
            </w:ins>
          </w:p>
        </w:tc>
      </w:tr>
    </w:tbl>
    <w:p w14:paraId="543F95CF" w14:textId="0420D1AC" w:rsidR="00B64FF2" w:rsidRDefault="00B40D79" w:rsidP="00B40D79">
      <w:pPr>
        <w:pStyle w:val="Heading3"/>
        <w:rPr>
          <w:ins w:id="674" w:author="Zarrar Khan" w:date="2026-06-17T09:44:00Z" w16du:dateUtc="2026-06-17T04:44:00Z"/>
        </w:rPr>
        <w:pPrChange w:id="675" w:author="Zarrar Khan" w:date="2026-06-17T10:18:00Z" w16du:dateUtc="2026-06-17T05:18:00Z">
          <w:pPr>
            <w:pStyle w:val="Heading2"/>
            <w:numPr>
              <w:ilvl w:val="1"/>
              <w:numId w:val="11"/>
            </w:numPr>
            <w:ind w:left="1440"/>
          </w:pPr>
        </w:pPrChange>
      </w:pPr>
      <w:bookmarkStart w:id="676" w:name="_og993e9fjyil" w:colFirst="0" w:colLast="0"/>
      <w:bookmarkEnd w:id="676"/>
      <w:ins w:id="677" w:author="Zarrar Khan" w:date="2026-06-17T10:18:00Z" w16du:dateUtc="2026-06-17T05:18:00Z">
        <w:r>
          <w:t xml:space="preserve">3.4.2 </w:t>
        </w:r>
      </w:ins>
      <w:ins w:id="678" w:author="Zarrar Khan" w:date="2026-06-17T09:44:00Z" w16du:dateUtc="2026-06-17T04:44:00Z">
        <w:r w:rsidR="00B64FF2">
          <w:t>Consistency checking</w:t>
        </w:r>
      </w:ins>
    </w:p>
    <w:p w14:paraId="7B3208C3" w14:textId="77777777" w:rsidR="009F063D" w:rsidRDefault="009F063D" w:rsidP="009F063D">
      <w:pPr>
        <w:rPr>
          <w:ins w:id="679" w:author="Zarrar Khan" w:date="2026-06-17T10:25:00Z" w16du:dateUtc="2026-06-17T05:25:00Z"/>
        </w:rPr>
      </w:pPr>
      <w:bookmarkStart w:id="680" w:name="_yocvsoq289hn" w:colFirst="0" w:colLast="0"/>
      <w:bookmarkEnd w:id="680"/>
      <w:ins w:id="681" w:author="Zarrar Khan" w:date="2026-06-17T10:25:00Z" w16du:dateUtc="2026-06-17T05:25:00Z">
        <w:r>
          <w:t>Consistency checking was undertaken to assess the replicability and reliability of screening decisions. Two independent human reviewers (C. Staub and J. Cissé) screened calibration samples separately, then reconciled disagreements into a gold-standard decision for every record. The LLM screener was assessed against this gold standard after each round, and eligibility criteria were revised between rounds until performance thresholds were met. A kappa score of ≥ 0.6 was set as the minimum acceptable threshold for inter-rater agreement, consistent with CEE guidelines.</w:t>
        </w:r>
      </w:ins>
    </w:p>
    <w:p w14:paraId="49870B8A" w14:textId="2F22A6C0" w:rsidR="009F063D" w:rsidRDefault="009F063D" w:rsidP="009F063D">
      <w:pPr>
        <w:rPr>
          <w:ins w:id="682" w:author="Zarrar Khan" w:date="2026-06-17T10:36:00Z" w16du:dateUtc="2026-06-17T05:36:00Z"/>
        </w:rPr>
      </w:pPr>
      <w:ins w:id="683" w:author="Zarrar Khan" w:date="2026-06-17T10:25:00Z" w16du:dateUtc="2026-06-17T05:25:00Z">
        <w:r>
          <w:t xml:space="preserve">Six calibration rounds were conducted across approximately 520 records in total. Sensitivity rose from 0.776 in Round 1 to 0.966 at deployment (Round 2b), meeting the O'Mara-Eves et al. (2015) threshold of ≥ 0.95. A stability </w:t>
        </w:r>
        <w:proofErr w:type="gramStart"/>
        <w:r>
          <w:t>check</w:t>
        </w:r>
        <w:proofErr w:type="gramEnd"/>
        <w:r>
          <w:t xml:space="preserve"> on an independent sample of 107 records (Round 3a) confirmed sensitivity of 0.970. Cohen's κ between the LLM and the human gold standard reached 0.720 (substantial agreement) at deployment; human inter-rater κ was 0.765. Full calibration results are presented in Table </w:t>
        </w:r>
      </w:ins>
      <w:ins w:id="684" w:author="Zarrar Khan" w:date="2026-06-17T12:42:00Z" w16du:dateUtc="2026-06-17T07:42:00Z">
        <w:r w:rsidR="00845386">
          <w:t>3</w:t>
        </w:r>
      </w:ins>
      <w:ins w:id="685" w:author="Zarrar Khan" w:date="2026-06-17T10:25:00Z" w16du:dateUtc="2026-06-17T05:25:00Z">
        <w:r>
          <w:t xml:space="preserve"> and Figure </w:t>
        </w:r>
      </w:ins>
      <w:ins w:id="686" w:author="Zarrar Khan" w:date="2026-06-17T10:37:00Z" w16du:dateUtc="2026-06-17T05:37:00Z">
        <w:r w:rsidR="007F77BF">
          <w:t>3</w:t>
        </w:r>
      </w:ins>
      <w:ins w:id="687" w:author="Zarrar Khan" w:date="2026-06-17T10:25:00Z" w16du:dateUtc="2026-06-17T05:25:00Z">
        <w:r>
          <w:t>.</w:t>
        </w:r>
      </w:ins>
    </w:p>
    <w:p w14:paraId="564075D0" w14:textId="73959A0E" w:rsidR="007F77BF" w:rsidRDefault="007F77BF" w:rsidP="009F063D">
      <w:pPr>
        <w:rPr>
          <w:ins w:id="688" w:author="Zarrar Khan" w:date="2026-06-17T10:25:00Z" w16du:dateUtc="2026-06-17T05:25:00Z"/>
        </w:rPr>
      </w:pPr>
      <w:ins w:id="689" w:author="Zarrar Khan" w:date="2026-06-17T10:36:00Z" w16du:dateUtc="2026-06-17T05:36:00Z">
        <w:r>
          <w:rPr>
            <w:b/>
            <w:bCs/>
            <w:color w:val="4D311A"/>
            <w:sz w:val="20"/>
            <w:szCs w:val="20"/>
          </w:rPr>
          <w:t xml:space="preserve">Table </w:t>
        </w:r>
      </w:ins>
      <w:ins w:id="690" w:author="Zarrar Khan" w:date="2026-06-17T12:42:00Z" w16du:dateUtc="2026-06-17T07:42:00Z">
        <w:r w:rsidR="00845386">
          <w:rPr>
            <w:b/>
            <w:bCs/>
            <w:color w:val="4D311A"/>
            <w:sz w:val="20"/>
            <w:szCs w:val="20"/>
          </w:rPr>
          <w:t>3</w:t>
        </w:r>
      </w:ins>
      <w:ins w:id="691" w:author="Zarrar Khan" w:date="2026-06-17T10:36:00Z" w16du:dateUtc="2026-06-17T05:36:00Z">
        <w:r>
          <w:rPr>
            <w:b/>
            <w:bCs/>
            <w:color w:val="4D311A"/>
            <w:sz w:val="20"/>
            <w:szCs w:val="20"/>
          </w:rPr>
          <w:t xml:space="preserve">: </w:t>
        </w:r>
      </w:ins>
      <w:ins w:id="692" w:author="Zarrar Khan" w:date="2026-06-17T12:42:00Z" w16du:dateUtc="2026-06-17T07:42:00Z">
        <w:r w:rsidR="00845386">
          <w:rPr>
            <w:b/>
            <w:bCs/>
            <w:color w:val="4D311A"/>
            <w:sz w:val="20"/>
            <w:szCs w:val="20"/>
          </w:rPr>
          <w:t>S</w:t>
        </w:r>
      </w:ins>
      <w:ins w:id="693" w:author="Zarrar Khan" w:date="2026-06-17T10:36:00Z" w16du:dateUtc="2026-06-17T05:36:00Z">
        <w:r w:rsidRPr="007F77BF">
          <w:rPr>
            <w:b/>
            <w:bCs/>
            <w:color w:val="4D311A"/>
            <w:sz w:val="20"/>
            <w:szCs w:val="20"/>
          </w:rPr>
          <w:t>creen</w:t>
        </w:r>
      </w:ins>
      <w:ins w:id="694" w:author="Zarrar Khan" w:date="2026-06-17T12:42:00Z" w16du:dateUtc="2026-06-17T07:42:00Z">
        <w:r w:rsidR="00845386">
          <w:rPr>
            <w:b/>
            <w:bCs/>
            <w:color w:val="4D311A"/>
            <w:sz w:val="20"/>
            <w:szCs w:val="20"/>
          </w:rPr>
          <w:t>ing</w:t>
        </w:r>
      </w:ins>
      <w:ins w:id="695" w:author="Zarrar Khan" w:date="2026-06-17T10:36:00Z" w16du:dateUtc="2026-06-17T05:36:00Z">
        <w:r w:rsidRPr="007F77BF">
          <w:rPr>
            <w:b/>
            <w:bCs/>
            <w:color w:val="4D311A"/>
            <w:sz w:val="20"/>
            <w:szCs w:val="20"/>
          </w:rPr>
          <w:t xml:space="preserve"> calibration results across six rounds. Bold = deployment round.</w:t>
        </w:r>
      </w:ins>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168"/>
        <w:gridCol w:w="558"/>
        <w:gridCol w:w="1116"/>
        <w:gridCol w:w="436"/>
        <w:gridCol w:w="1090"/>
        <w:gridCol w:w="1249"/>
        <w:gridCol w:w="1043"/>
        <w:gridCol w:w="1350"/>
        <w:gridCol w:w="1350"/>
        <w:tblGridChange w:id="696">
          <w:tblGrid>
            <w:gridCol w:w="1168"/>
            <w:gridCol w:w="558"/>
            <w:gridCol w:w="1116"/>
            <w:gridCol w:w="436"/>
            <w:gridCol w:w="1090"/>
            <w:gridCol w:w="1249"/>
            <w:gridCol w:w="1043"/>
            <w:gridCol w:w="1350"/>
            <w:gridCol w:w="1350"/>
          </w:tblGrid>
        </w:tblGridChange>
      </w:tblGrid>
      <w:tr w:rsidR="009F063D" w14:paraId="14ECE346" w14:textId="77777777" w:rsidTr="009F063D">
        <w:trPr>
          <w:ins w:id="697" w:author="Zarrar Khan" w:date="2026-06-17T10:26:00Z" w16du:dateUtc="2026-06-17T05:26:00Z"/>
        </w:trPr>
        <w:tc>
          <w:tcPr>
            <w:tcW w:w="624" w:type="pct"/>
            <w:tcBorders>
              <w:top w:val="nil"/>
              <w:left w:val="nil"/>
              <w:bottom w:val="single" w:sz="6" w:space="0" w:color="3C3C3C"/>
              <w:right w:val="nil"/>
            </w:tcBorders>
            <w:shd w:val="clear" w:color="auto" w:fill="627882"/>
            <w:tcMar>
              <w:top w:w="72" w:type="dxa"/>
              <w:left w:w="72" w:type="dxa"/>
              <w:bottom w:w="72" w:type="dxa"/>
              <w:right w:w="72" w:type="dxa"/>
            </w:tcMar>
            <w:vAlign w:val="center"/>
          </w:tcPr>
          <w:p w14:paraId="0B50EFB6" w14:textId="6390B418" w:rsidR="009F063D" w:rsidRPr="009F063D" w:rsidRDefault="009F063D" w:rsidP="009F063D">
            <w:pPr>
              <w:pBdr>
                <w:top w:val="nil"/>
                <w:left w:val="nil"/>
                <w:bottom w:val="nil"/>
                <w:right w:val="nil"/>
                <w:between w:val="nil"/>
              </w:pBdr>
              <w:spacing w:before="0" w:after="0" w:line="240" w:lineRule="auto"/>
              <w:rPr>
                <w:ins w:id="698" w:author="Zarrar Khan" w:date="2026-06-17T10:26:00Z" w16du:dateUtc="2026-06-17T05:26:00Z"/>
                <w:b/>
                <w:bCs/>
                <w:color w:val="EEECE1" w:themeColor="background2"/>
                <w:sz w:val="20"/>
                <w:szCs w:val="20"/>
                <w:rPrChange w:id="699" w:author="Zarrar Khan" w:date="2026-06-17T10:29:00Z" w16du:dateUtc="2026-06-17T05:29:00Z">
                  <w:rPr>
                    <w:ins w:id="700" w:author="Zarrar Khan" w:date="2026-06-17T10:26:00Z" w16du:dateUtc="2026-06-17T05:26:00Z"/>
                    <w:b/>
                    <w:bCs/>
                    <w:color w:val="F5F2EC"/>
                    <w:sz w:val="20"/>
                    <w:szCs w:val="20"/>
                  </w:rPr>
                </w:rPrChange>
              </w:rPr>
            </w:pPr>
            <w:ins w:id="701" w:author="Zarrar Khan" w:date="2026-06-17T10:28:00Z" w16du:dateUtc="2026-06-17T05:28:00Z">
              <w:r w:rsidRPr="009F063D">
                <w:rPr>
                  <w:rFonts w:ascii="Segoe UI" w:hAnsi="Segoe UI" w:cs="Segoe UI"/>
                  <w:b/>
                  <w:bCs/>
                  <w:color w:val="EEECE1" w:themeColor="background2"/>
                  <w:sz w:val="20"/>
                  <w:szCs w:val="20"/>
                  <w:rPrChange w:id="702" w:author="Zarrar Khan" w:date="2026-06-17T10:29:00Z" w16du:dateUtc="2026-06-17T05:29:00Z">
                    <w:rPr>
                      <w:rFonts w:ascii="Segoe UI" w:hAnsi="Segoe UI" w:cs="Segoe UI"/>
                      <w:b/>
                      <w:bCs/>
                      <w:color w:val="BFBFBF"/>
                      <w:sz w:val="20"/>
                      <w:szCs w:val="20"/>
                    </w:rPr>
                  </w:rPrChange>
                </w:rPr>
                <w:t>Round</w:t>
              </w:r>
            </w:ins>
          </w:p>
        </w:tc>
        <w:tc>
          <w:tcPr>
            <w:tcW w:w="298" w:type="pct"/>
            <w:tcBorders>
              <w:top w:val="nil"/>
              <w:left w:val="nil"/>
              <w:bottom w:val="single" w:sz="6" w:space="0" w:color="3C3C3C"/>
              <w:right w:val="nil"/>
            </w:tcBorders>
            <w:shd w:val="clear" w:color="auto" w:fill="627882"/>
            <w:tcMar>
              <w:top w:w="72" w:type="dxa"/>
              <w:left w:w="72" w:type="dxa"/>
              <w:bottom w:w="72" w:type="dxa"/>
              <w:right w:w="72" w:type="dxa"/>
            </w:tcMar>
            <w:vAlign w:val="center"/>
          </w:tcPr>
          <w:p w14:paraId="3B08CCF8" w14:textId="5D2B89C8" w:rsidR="009F063D" w:rsidRPr="009F063D" w:rsidRDefault="009F063D" w:rsidP="009F063D">
            <w:pPr>
              <w:pBdr>
                <w:top w:val="nil"/>
                <w:left w:val="nil"/>
                <w:bottom w:val="nil"/>
                <w:right w:val="nil"/>
                <w:between w:val="nil"/>
              </w:pBdr>
              <w:spacing w:before="0" w:after="0" w:line="240" w:lineRule="auto"/>
              <w:rPr>
                <w:ins w:id="703" w:author="Zarrar Khan" w:date="2026-06-17T10:26:00Z" w16du:dateUtc="2026-06-17T05:26:00Z"/>
                <w:b/>
                <w:bCs/>
                <w:color w:val="EEECE1" w:themeColor="background2"/>
                <w:sz w:val="20"/>
                <w:szCs w:val="20"/>
                <w:rPrChange w:id="704" w:author="Zarrar Khan" w:date="2026-06-17T10:29:00Z" w16du:dateUtc="2026-06-17T05:29:00Z">
                  <w:rPr>
                    <w:ins w:id="705" w:author="Zarrar Khan" w:date="2026-06-17T10:26:00Z" w16du:dateUtc="2026-06-17T05:26:00Z"/>
                    <w:b/>
                    <w:bCs/>
                    <w:color w:val="F5F2EC"/>
                    <w:sz w:val="20"/>
                    <w:szCs w:val="20"/>
                  </w:rPr>
                </w:rPrChange>
              </w:rPr>
            </w:pPr>
            <w:ins w:id="706" w:author="Zarrar Khan" w:date="2026-06-17T10:28:00Z" w16du:dateUtc="2026-06-17T05:28:00Z">
              <w:r w:rsidRPr="009F063D">
                <w:rPr>
                  <w:rFonts w:ascii="Segoe UI" w:hAnsi="Segoe UI" w:cs="Segoe UI"/>
                  <w:b/>
                  <w:bCs/>
                  <w:color w:val="EEECE1" w:themeColor="background2"/>
                  <w:sz w:val="20"/>
                  <w:szCs w:val="20"/>
                  <w:rPrChange w:id="707" w:author="Zarrar Khan" w:date="2026-06-17T10:29:00Z" w16du:dateUtc="2026-06-17T05:29:00Z">
                    <w:rPr>
                      <w:rFonts w:ascii="Segoe UI" w:hAnsi="Segoe UI" w:cs="Segoe UI"/>
                      <w:b/>
                      <w:bCs/>
                      <w:color w:val="BFBFBF"/>
                      <w:sz w:val="20"/>
                      <w:szCs w:val="20"/>
                    </w:rPr>
                  </w:rPrChange>
                </w:rPr>
                <w:t>n</w:t>
              </w:r>
            </w:ins>
          </w:p>
        </w:tc>
        <w:tc>
          <w:tcPr>
            <w:tcW w:w="596" w:type="pct"/>
            <w:tcBorders>
              <w:top w:val="nil"/>
              <w:left w:val="nil"/>
              <w:bottom w:val="single" w:sz="6" w:space="0" w:color="3C3C3C"/>
              <w:right w:val="nil"/>
            </w:tcBorders>
            <w:shd w:val="clear" w:color="auto" w:fill="627882"/>
            <w:tcMar>
              <w:top w:w="72" w:type="dxa"/>
              <w:left w:w="72" w:type="dxa"/>
              <w:bottom w:w="72" w:type="dxa"/>
              <w:right w:w="72" w:type="dxa"/>
            </w:tcMar>
            <w:vAlign w:val="center"/>
          </w:tcPr>
          <w:p w14:paraId="5BAC143E" w14:textId="5C01BD32" w:rsidR="009F063D" w:rsidRPr="009F063D" w:rsidRDefault="009F063D" w:rsidP="009F063D">
            <w:pPr>
              <w:pBdr>
                <w:top w:val="nil"/>
                <w:left w:val="nil"/>
                <w:bottom w:val="nil"/>
                <w:right w:val="nil"/>
                <w:between w:val="nil"/>
              </w:pBdr>
              <w:spacing w:before="0" w:after="0" w:line="240" w:lineRule="auto"/>
              <w:rPr>
                <w:ins w:id="708" w:author="Zarrar Khan" w:date="2026-06-17T10:26:00Z" w16du:dateUtc="2026-06-17T05:26:00Z"/>
                <w:b/>
                <w:bCs/>
                <w:color w:val="EEECE1" w:themeColor="background2"/>
                <w:sz w:val="20"/>
                <w:szCs w:val="20"/>
                <w:rPrChange w:id="709" w:author="Zarrar Khan" w:date="2026-06-17T10:29:00Z" w16du:dateUtc="2026-06-17T05:29:00Z">
                  <w:rPr>
                    <w:ins w:id="710" w:author="Zarrar Khan" w:date="2026-06-17T10:26:00Z" w16du:dateUtc="2026-06-17T05:26:00Z"/>
                    <w:b/>
                    <w:bCs/>
                    <w:color w:val="F5F2EC"/>
                    <w:sz w:val="20"/>
                    <w:szCs w:val="20"/>
                  </w:rPr>
                </w:rPrChange>
              </w:rPr>
            </w:pPr>
            <w:ins w:id="711" w:author="Zarrar Khan" w:date="2026-06-17T10:28:00Z" w16du:dateUtc="2026-06-17T05:28:00Z">
              <w:r w:rsidRPr="009F063D">
                <w:rPr>
                  <w:rFonts w:ascii="Segoe UI" w:hAnsi="Segoe UI" w:cs="Segoe UI"/>
                  <w:b/>
                  <w:bCs/>
                  <w:color w:val="EEECE1" w:themeColor="background2"/>
                  <w:sz w:val="20"/>
                  <w:szCs w:val="20"/>
                  <w:rPrChange w:id="712" w:author="Zarrar Khan" w:date="2026-06-17T10:29:00Z" w16du:dateUtc="2026-06-17T05:29:00Z">
                    <w:rPr>
                      <w:rFonts w:ascii="Segoe UI" w:hAnsi="Segoe UI" w:cs="Segoe UI"/>
                      <w:b/>
                      <w:bCs/>
                      <w:color w:val="BFBFBF"/>
                      <w:sz w:val="20"/>
                      <w:szCs w:val="20"/>
                    </w:rPr>
                  </w:rPrChange>
                </w:rPr>
                <w:t>Sensitivity</w:t>
              </w:r>
            </w:ins>
          </w:p>
        </w:tc>
        <w:tc>
          <w:tcPr>
            <w:tcW w:w="815" w:type="pct"/>
            <w:gridSpan w:val="2"/>
            <w:tcBorders>
              <w:top w:val="nil"/>
              <w:left w:val="nil"/>
              <w:bottom w:val="single" w:sz="6" w:space="0" w:color="3C3C3C"/>
              <w:right w:val="nil"/>
            </w:tcBorders>
            <w:shd w:val="clear" w:color="auto" w:fill="627882"/>
            <w:vAlign w:val="center"/>
          </w:tcPr>
          <w:p w14:paraId="7FC44DB9" w14:textId="03FC2046" w:rsidR="009F063D" w:rsidRPr="009F063D" w:rsidRDefault="009F063D" w:rsidP="009F063D">
            <w:pPr>
              <w:pBdr>
                <w:top w:val="nil"/>
                <w:left w:val="nil"/>
                <w:bottom w:val="nil"/>
                <w:right w:val="nil"/>
                <w:between w:val="nil"/>
              </w:pBdr>
              <w:spacing w:before="0" w:after="0" w:line="240" w:lineRule="auto"/>
              <w:rPr>
                <w:ins w:id="713" w:author="Zarrar Khan" w:date="2026-06-17T10:27:00Z" w16du:dateUtc="2026-06-17T05:27:00Z"/>
                <w:b/>
                <w:bCs/>
                <w:color w:val="EEECE1" w:themeColor="background2"/>
                <w:sz w:val="20"/>
                <w:szCs w:val="20"/>
                <w:rPrChange w:id="714" w:author="Zarrar Khan" w:date="2026-06-17T10:29:00Z" w16du:dateUtc="2026-06-17T05:29:00Z">
                  <w:rPr>
                    <w:ins w:id="715" w:author="Zarrar Khan" w:date="2026-06-17T10:27:00Z" w16du:dateUtc="2026-06-17T05:27:00Z"/>
                    <w:b/>
                    <w:bCs/>
                    <w:color w:val="F5F2EC"/>
                    <w:sz w:val="20"/>
                    <w:szCs w:val="20"/>
                  </w:rPr>
                </w:rPrChange>
              </w:rPr>
            </w:pPr>
            <w:ins w:id="716" w:author="Zarrar Khan" w:date="2026-06-17T10:28:00Z" w16du:dateUtc="2026-06-17T05:28:00Z">
              <w:r w:rsidRPr="009F063D">
                <w:rPr>
                  <w:rFonts w:ascii="Segoe UI" w:hAnsi="Segoe UI" w:cs="Segoe UI"/>
                  <w:b/>
                  <w:bCs/>
                  <w:color w:val="EEECE1" w:themeColor="background2"/>
                  <w:sz w:val="20"/>
                  <w:szCs w:val="20"/>
                  <w:rPrChange w:id="717" w:author="Zarrar Khan" w:date="2026-06-17T10:29:00Z" w16du:dateUtc="2026-06-17T05:29:00Z">
                    <w:rPr>
                      <w:rFonts w:ascii="Segoe UI" w:hAnsi="Segoe UI" w:cs="Segoe UI"/>
                      <w:b/>
                      <w:bCs/>
                      <w:color w:val="BFBFBF"/>
                      <w:sz w:val="20"/>
                      <w:szCs w:val="20"/>
                    </w:rPr>
                  </w:rPrChange>
                </w:rPr>
                <w:t>Specificity</w:t>
              </w:r>
            </w:ins>
          </w:p>
        </w:tc>
        <w:tc>
          <w:tcPr>
            <w:tcW w:w="667" w:type="pct"/>
            <w:tcBorders>
              <w:top w:val="nil"/>
              <w:left w:val="nil"/>
              <w:bottom w:val="single" w:sz="6" w:space="0" w:color="3C3C3C"/>
              <w:right w:val="nil"/>
            </w:tcBorders>
            <w:shd w:val="clear" w:color="auto" w:fill="627882"/>
            <w:vAlign w:val="center"/>
          </w:tcPr>
          <w:p w14:paraId="2C8EFE4C" w14:textId="093CDB5A" w:rsidR="009F063D" w:rsidRPr="009F063D" w:rsidRDefault="009F063D" w:rsidP="009F063D">
            <w:pPr>
              <w:pBdr>
                <w:top w:val="nil"/>
                <w:left w:val="nil"/>
                <w:bottom w:val="nil"/>
                <w:right w:val="nil"/>
                <w:between w:val="nil"/>
              </w:pBdr>
              <w:spacing w:before="0" w:after="0" w:line="240" w:lineRule="auto"/>
              <w:rPr>
                <w:ins w:id="718" w:author="Zarrar Khan" w:date="2026-06-17T10:28:00Z" w16du:dateUtc="2026-06-17T05:28:00Z"/>
                <w:b/>
                <w:bCs/>
                <w:color w:val="EEECE1" w:themeColor="background2"/>
                <w:sz w:val="20"/>
                <w:szCs w:val="20"/>
                <w:rPrChange w:id="719" w:author="Zarrar Khan" w:date="2026-06-17T10:29:00Z" w16du:dateUtc="2026-06-17T05:29:00Z">
                  <w:rPr>
                    <w:ins w:id="720" w:author="Zarrar Khan" w:date="2026-06-17T10:28:00Z" w16du:dateUtc="2026-06-17T05:28:00Z"/>
                    <w:b/>
                    <w:bCs/>
                    <w:color w:val="F5F2EC"/>
                    <w:sz w:val="20"/>
                    <w:szCs w:val="20"/>
                  </w:rPr>
                </w:rPrChange>
              </w:rPr>
            </w:pPr>
            <w:ins w:id="721" w:author="Zarrar Khan" w:date="2026-06-17T10:28:00Z" w16du:dateUtc="2026-06-17T05:28:00Z">
              <w:r w:rsidRPr="009F063D">
                <w:rPr>
                  <w:rFonts w:ascii="Segoe UI" w:hAnsi="Segoe UI" w:cs="Segoe UI"/>
                  <w:b/>
                  <w:bCs/>
                  <w:color w:val="EEECE1" w:themeColor="background2"/>
                  <w:sz w:val="20"/>
                  <w:szCs w:val="20"/>
                  <w:rPrChange w:id="722" w:author="Zarrar Khan" w:date="2026-06-17T10:29:00Z" w16du:dateUtc="2026-06-17T05:29:00Z">
                    <w:rPr>
                      <w:rFonts w:ascii="Segoe UI" w:hAnsi="Segoe UI" w:cs="Segoe UI"/>
                      <w:b/>
                      <w:bCs/>
                      <w:color w:val="BFBFBF"/>
                      <w:sz w:val="20"/>
                      <w:szCs w:val="20"/>
                    </w:rPr>
                  </w:rPrChange>
                </w:rPr>
                <w:t>Precision</w:t>
              </w:r>
            </w:ins>
          </w:p>
        </w:tc>
        <w:tc>
          <w:tcPr>
            <w:tcW w:w="557" w:type="pct"/>
            <w:tcBorders>
              <w:top w:val="nil"/>
              <w:left w:val="nil"/>
              <w:bottom w:val="single" w:sz="6" w:space="0" w:color="3C3C3C"/>
              <w:right w:val="nil"/>
            </w:tcBorders>
            <w:shd w:val="clear" w:color="auto" w:fill="627882"/>
            <w:vAlign w:val="center"/>
          </w:tcPr>
          <w:p w14:paraId="04BE6183" w14:textId="6B3640C2" w:rsidR="009F063D" w:rsidRPr="009F063D" w:rsidRDefault="009F063D" w:rsidP="009F063D">
            <w:pPr>
              <w:pBdr>
                <w:top w:val="nil"/>
                <w:left w:val="nil"/>
                <w:bottom w:val="nil"/>
                <w:right w:val="nil"/>
                <w:between w:val="nil"/>
              </w:pBdr>
              <w:spacing w:before="0" w:after="0" w:line="240" w:lineRule="auto"/>
              <w:rPr>
                <w:ins w:id="723" w:author="Zarrar Khan" w:date="2026-06-17T10:28:00Z" w16du:dateUtc="2026-06-17T05:28:00Z"/>
                <w:b/>
                <w:bCs/>
                <w:color w:val="EEECE1" w:themeColor="background2"/>
                <w:sz w:val="20"/>
                <w:szCs w:val="20"/>
                <w:rPrChange w:id="724" w:author="Zarrar Khan" w:date="2026-06-17T10:29:00Z" w16du:dateUtc="2026-06-17T05:29:00Z">
                  <w:rPr>
                    <w:ins w:id="725" w:author="Zarrar Khan" w:date="2026-06-17T10:28:00Z" w16du:dateUtc="2026-06-17T05:28:00Z"/>
                    <w:b/>
                    <w:bCs/>
                    <w:color w:val="F5F2EC"/>
                    <w:sz w:val="20"/>
                    <w:szCs w:val="20"/>
                  </w:rPr>
                </w:rPrChange>
              </w:rPr>
            </w:pPr>
            <w:ins w:id="726" w:author="Zarrar Khan" w:date="2026-06-17T10:28:00Z" w16du:dateUtc="2026-06-17T05:28:00Z">
              <w:r w:rsidRPr="009F063D">
                <w:rPr>
                  <w:rFonts w:ascii="Segoe UI" w:hAnsi="Segoe UI" w:cs="Segoe UI"/>
                  <w:b/>
                  <w:bCs/>
                  <w:color w:val="EEECE1" w:themeColor="background2"/>
                  <w:sz w:val="20"/>
                  <w:szCs w:val="20"/>
                  <w:rPrChange w:id="727" w:author="Zarrar Khan" w:date="2026-06-17T10:29:00Z" w16du:dateUtc="2026-06-17T05:29:00Z">
                    <w:rPr>
                      <w:rFonts w:ascii="Segoe UI" w:hAnsi="Segoe UI" w:cs="Segoe UI"/>
                      <w:b/>
                      <w:bCs/>
                      <w:color w:val="BFBFBF"/>
                      <w:sz w:val="20"/>
                      <w:szCs w:val="20"/>
                    </w:rPr>
                  </w:rPrChange>
                </w:rPr>
                <w:t>F1</w:t>
              </w:r>
            </w:ins>
          </w:p>
        </w:tc>
        <w:tc>
          <w:tcPr>
            <w:tcW w:w="721" w:type="pct"/>
            <w:tcBorders>
              <w:top w:val="nil"/>
              <w:left w:val="nil"/>
              <w:bottom w:val="single" w:sz="6" w:space="0" w:color="3C3C3C"/>
              <w:right w:val="nil"/>
            </w:tcBorders>
            <w:shd w:val="clear" w:color="auto" w:fill="627882"/>
            <w:vAlign w:val="center"/>
          </w:tcPr>
          <w:p w14:paraId="16AF7F09" w14:textId="2DCF2A31" w:rsidR="009F063D" w:rsidRPr="009F063D" w:rsidRDefault="009F063D" w:rsidP="009F063D">
            <w:pPr>
              <w:pBdr>
                <w:top w:val="nil"/>
                <w:left w:val="nil"/>
                <w:bottom w:val="nil"/>
                <w:right w:val="nil"/>
                <w:between w:val="nil"/>
              </w:pBdr>
              <w:spacing w:before="0" w:after="0" w:line="240" w:lineRule="auto"/>
              <w:rPr>
                <w:ins w:id="728" w:author="Zarrar Khan" w:date="2026-06-17T10:28:00Z" w16du:dateUtc="2026-06-17T05:28:00Z"/>
                <w:b/>
                <w:bCs/>
                <w:color w:val="EEECE1" w:themeColor="background2"/>
                <w:sz w:val="20"/>
                <w:szCs w:val="20"/>
                <w:rPrChange w:id="729" w:author="Zarrar Khan" w:date="2026-06-17T10:29:00Z" w16du:dateUtc="2026-06-17T05:29:00Z">
                  <w:rPr>
                    <w:ins w:id="730" w:author="Zarrar Khan" w:date="2026-06-17T10:28:00Z" w16du:dateUtc="2026-06-17T05:28:00Z"/>
                    <w:b/>
                    <w:bCs/>
                    <w:color w:val="F5F2EC"/>
                    <w:sz w:val="20"/>
                    <w:szCs w:val="20"/>
                  </w:rPr>
                </w:rPrChange>
              </w:rPr>
            </w:pPr>
            <w:ins w:id="731" w:author="Zarrar Khan" w:date="2026-06-17T10:28:00Z" w16du:dateUtc="2026-06-17T05:28:00Z">
              <w:r w:rsidRPr="009F063D">
                <w:rPr>
                  <w:rFonts w:ascii="Segoe UI" w:hAnsi="Segoe UI" w:cs="Segoe UI"/>
                  <w:b/>
                  <w:bCs/>
                  <w:color w:val="EEECE1" w:themeColor="background2"/>
                  <w:sz w:val="20"/>
                  <w:szCs w:val="20"/>
                  <w:rPrChange w:id="732" w:author="Zarrar Khan" w:date="2026-06-17T10:29:00Z" w16du:dateUtc="2026-06-17T05:29:00Z">
                    <w:rPr>
                      <w:rFonts w:ascii="Segoe UI" w:hAnsi="Segoe UI" w:cs="Segoe UI"/>
                      <w:b/>
                      <w:bCs/>
                      <w:color w:val="BFBFBF"/>
                      <w:sz w:val="20"/>
                      <w:szCs w:val="20"/>
                    </w:rPr>
                  </w:rPrChange>
                </w:rPr>
                <w:t>κ (LLM vs gold)</w:t>
              </w:r>
            </w:ins>
          </w:p>
        </w:tc>
        <w:tc>
          <w:tcPr>
            <w:tcW w:w="721" w:type="pct"/>
            <w:tcBorders>
              <w:top w:val="nil"/>
              <w:left w:val="nil"/>
              <w:bottom w:val="single" w:sz="6" w:space="0" w:color="3C3C3C"/>
              <w:right w:val="nil"/>
            </w:tcBorders>
            <w:shd w:val="clear" w:color="auto" w:fill="627882"/>
            <w:vAlign w:val="center"/>
          </w:tcPr>
          <w:p w14:paraId="65A948B2" w14:textId="2CCAB606" w:rsidR="009F063D" w:rsidRPr="009F063D" w:rsidRDefault="009F063D" w:rsidP="009F063D">
            <w:pPr>
              <w:pBdr>
                <w:top w:val="nil"/>
                <w:left w:val="nil"/>
                <w:bottom w:val="nil"/>
                <w:right w:val="nil"/>
                <w:between w:val="nil"/>
              </w:pBdr>
              <w:spacing w:before="0" w:after="0" w:line="240" w:lineRule="auto"/>
              <w:rPr>
                <w:ins w:id="733" w:author="Zarrar Khan" w:date="2026-06-17T10:28:00Z" w16du:dateUtc="2026-06-17T05:28:00Z"/>
                <w:b/>
                <w:bCs/>
                <w:color w:val="EEECE1" w:themeColor="background2"/>
                <w:sz w:val="20"/>
                <w:szCs w:val="20"/>
                <w:rPrChange w:id="734" w:author="Zarrar Khan" w:date="2026-06-17T10:29:00Z" w16du:dateUtc="2026-06-17T05:29:00Z">
                  <w:rPr>
                    <w:ins w:id="735" w:author="Zarrar Khan" w:date="2026-06-17T10:28:00Z" w16du:dateUtc="2026-06-17T05:28:00Z"/>
                    <w:b/>
                    <w:bCs/>
                    <w:color w:val="F5F2EC"/>
                    <w:sz w:val="20"/>
                    <w:szCs w:val="20"/>
                  </w:rPr>
                </w:rPrChange>
              </w:rPr>
            </w:pPr>
            <w:ins w:id="736" w:author="Zarrar Khan" w:date="2026-06-17T10:28:00Z" w16du:dateUtc="2026-06-17T05:28:00Z">
              <w:r w:rsidRPr="009F063D">
                <w:rPr>
                  <w:rFonts w:ascii="Segoe UI" w:hAnsi="Segoe UI" w:cs="Segoe UI"/>
                  <w:b/>
                  <w:bCs/>
                  <w:color w:val="EEECE1" w:themeColor="background2"/>
                  <w:sz w:val="20"/>
                  <w:szCs w:val="20"/>
                  <w:rPrChange w:id="737" w:author="Zarrar Khan" w:date="2026-06-17T10:29:00Z" w16du:dateUtc="2026-06-17T05:29:00Z">
                    <w:rPr>
                      <w:rFonts w:ascii="Segoe UI" w:hAnsi="Segoe UI" w:cs="Segoe UI"/>
                      <w:b/>
                      <w:bCs/>
                      <w:color w:val="BFBFBF"/>
                      <w:sz w:val="20"/>
                      <w:szCs w:val="20"/>
                    </w:rPr>
                  </w:rPrChange>
                </w:rPr>
                <w:t>Human κ</w:t>
              </w:r>
            </w:ins>
          </w:p>
        </w:tc>
      </w:tr>
      <w:tr w:rsidR="009F063D" w14:paraId="1D974BA5" w14:textId="320FA6BA" w:rsidTr="009F063D">
        <w:trPr>
          <w:trHeight w:val="24"/>
          <w:ins w:id="738" w:author="Zarrar Khan" w:date="2026-06-17T10:26:00Z" w16du:dateUtc="2026-06-17T05:26:00Z"/>
        </w:trPr>
        <w:tc>
          <w:tcPr>
            <w:tcW w:w="624" w:type="pct"/>
            <w:tcBorders>
              <w:top w:val="single" w:sz="6" w:space="0" w:color="3C3C3C"/>
              <w:left w:val="nil"/>
              <w:bottom w:val="single" w:sz="6" w:space="0" w:color="3C3C3C"/>
              <w:right w:val="nil"/>
            </w:tcBorders>
            <w:tcMar>
              <w:top w:w="72" w:type="dxa"/>
              <w:left w:w="72" w:type="dxa"/>
              <w:bottom w:w="72" w:type="dxa"/>
              <w:right w:w="72" w:type="dxa"/>
            </w:tcMar>
            <w:vAlign w:val="center"/>
          </w:tcPr>
          <w:p w14:paraId="2EF58B96" w14:textId="77B5D207" w:rsidR="009F063D" w:rsidRPr="009F063D" w:rsidRDefault="009F063D" w:rsidP="009F063D">
            <w:pPr>
              <w:pBdr>
                <w:top w:val="nil"/>
                <w:left w:val="nil"/>
                <w:bottom w:val="nil"/>
                <w:right w:val="nil"/>
                <w:between w:val="nil"/>
              </w:pBdr>
              <w:spacing w:before="0" w:after="0" w:line="240" w:lineRule="auto"/>
              <w:rPr>
                <w:ins w:id="739" w:author="Zarrar Khan" w:date="2026-06-17T10:26:00Z" w16du:dateUtc="2026-06-17T05:26:00Z"/>
                <w:b/>
                <w:bCs/>
                <w:color w:val="000000" w:themeColor="text1"/>
                <w:sz w:val="18"/>
                <w:szCs w:val="18"/>
                <w:rPrChange w:id="740" w:author="Zarrar Khan" w:date="2026-06-17T10:29:00Z" w16du:dateUtc="2026-06-17T05:29:00Z">
                  <w:rPr>
                    <w:ins w:id="741" w:author="Zarrar Khan" w:date="2026-06-17T10:26:00Z" w16du:dateUtc="2026-06-17T05:26:00Z"/>
                    <w:b/>
                    <w:bCs/>
                    <w:color w:val="21472E"/>
                    <w:sz w:val="20"/>
                    <w:szCs w:val="20"/>
                  </w:rPr>
                </w:rPrChange>
              </w:rPr>
            </w:pPr>
            <w:ins w:id="742" w:author="Zarrar Khan" w:date="2026-06-17T10:28:00Z" w16du:dateUtc="2026-06-17T05:28:00Z">
              <w:r w:rsidRPr="009F063D">
                <w:rPr>
                  <w:rFonts w:ascii="Segoe UI" w:hAnsi="Segoe UI" w:cs="Segoe UI"/>
                  <w:color w:val="000000" w:themeColor="text1"/>
                  <w:sz w:val="18"/>
                  <w:szCs w:val="18"/>
                  <w:rPrChange w:id="743" w:author="Zarrar Khan" w:date="2026-06-17T10:29:00Z" w16du:dateUtc="2026-06-17T05:29:00Z">
                    <w:rPr>
                      <w:rFonts w:ascii="Segoe UI" w:hAnsi="Segoe UI" w:cs="Segoe UI"/>
                      <w:color w:val="BFBFBF"/>
                      <w:sz w:val="20"/>
                      <w:szCs w:val="20"/>
                    </w:rPr>
                  </w:rPrChange>
                </w:rPr>
                <w:t>R1 — initial</w:t>
              </w:r>
            </w:ins>
          </w:p>
        </w:tc>
        <w:tc>
          <w:tcPr>
            <w:tcW w:w="298" w:type="pct"/>
            <w:tcBorders>
              <w:top w:val="single" w:sz="6" w:space="0" w:color="3C3C3C"/>
              <w:left w:val="nil"/>
              <w:bottom w:val="single" w:sz="6" w:space="0" w:color="3C3C3C"/>
              <w:right w:val="nil"/>
            </w:tcBorders>
            <w:tcMar>
              <w:top w:w="72" w:type="dxa"/>
              <w:left w:w="72" w:type="dxa"/>
              <w:bottom w:w="72" w:type="dxa"/>
              <w:right w:w="72" w:type="dxa"/>
            </w:tcMar>
            <w:vAlign w:val="center"/>
          </w:tcPr>
          <w:p w14:paraId="1CF8B3B7" w14:textId="15474C2F" w:rsidR="009F063D" w:rsidRPr="009F063D" w:rsidRDefault="009F063D" w:rsidP="009F063D">
            <w:pPr>
              <w:pBdr>
                <w:top w:val="nil"/>
                <w:left w:val="nil"/>
                <w:bottom w:val="nil"/>
                <w:right w:val="nil"/>
                <w:between w:val="nil"/>
              </w:pBdr>
              <w:spacing w:before="0" w:after="0" w:line="240" w:lineRule="auto"/>
              <w:rPr>
                <w:ins w:id="744" w:author="Zarrar Khan" w:date="2026-06-17T10:26:00Z" w16du:dateUtc="2026-06-17T05:26:00Z"/>
                <w:color w:val="000000" w:themeColor="text1"/>
                <w:sz w:val="18"/>
                <w:szCs w:val="18"/>
                <w:rPrChange w:id="745" w:author="Zarrar Khan" w:date="2026-06-17T10:29:00Z" w16du:dateUtc="2026-06-17T05:29:00Z">
                  <w:rPr>
                    <w:ins w:id="746" w:author="Zarrar Khan" w:date="2026-06-17T10:26:00Z" w16du:dateUtc="2026-06-17T05:26:00Z"/>
                    <w:sz w:val="20"/>
                    <w:szCs w:val="20"/>
                  </w:rPr>
                </w:rPrChange>
              </w:rPr>
            </w:pPr>
            <w:ins w:id="747" w:author="Zarrar Khan" w:date="2026-06-17T10:28:00Z" w16du:dateUtc="2026-06-17T05:28:00Z">
              <w:r w:rsidRPr="009F063D">
                <w:rPr>
                  <w:rFonts w:ascii="Segoe UI" w:hAnsi="Segoe UI" w:cs="Segoe UI"/>
                  <w:color w:val="000000" w:themeColor="text1"/>
                  <w:sz w:val="18"/>
                  <w:szCs w:val="18"/>
                  <w:rPrChange w:id="748" w:author="Zarrar Khan" w:date="2026-06-17T10:29:00Z" w16du:dateUtc="2026-06-17T05:29:00Z">
                    <w:rPr>
                      <w:rFonts w:ascii="Segoe UI" w:hAnsi="Segoe UI" w:cs="Segoe UI"/>
                      <w:color w:val="BFBFBF"/>
                      <w:sz w:val="20"/>
                      <w:szCs w:val="20"/>
                    </w:rPr>
                  </w:rPrChange>
                </w:rPr>
                <w:t>205</w:t>
              </w:r>
            </w:ins>
          </w:p>
        </w:tc>
        <w:tc>
          <w:tcPr>
            <w:tcW w:w="829" w:type="pct"/>
            <w:gridSpan w:val="2"/>
            <w:tcBorders>
              <w:top w:val="single" w:sz="6" w:space="0" w:color="3C3C3C"/>
              <w:left w:val="nil"/>
              <w:bottom w:val="single" w:sz="6" w:space="0" w:color="3C3C3C"/>
              <w:right w:val="nil"/>
            </w:tcBorders>
            <w:tcMar>
              <w:top w:w="72" w:type="dxa"/>
              <w:left w:w="72" w:type="dxa"/>
              <w:bottom w:w="72" w:type="dxa"/>
              <w:right w:w="72" w:type="dxa"/>
            </w:tcMar>
            <w:vAlign w:val="center"/>
          </w:tcPr>
          <w:p w14:paraId="0C132C21" w14:textId="6B42614B" w:rsidR="009F063D" w:rsidRPr="009F063D" w:rsidRDefault="009F063D" w:rsidP="009F063D">
            <w:pPr>
              <w:pBdr>
                <w:top w:val="nil"/>
                <w:left w:val="nil"/>
                <w:bottom w:val="nil"/>
                <w:right w:val="nil"/>
                <w:between w:val="nil"/>
              </w:pBdr>
              <w:spacing w:before="0" w:after="0" w:line="240" w:lineRule="auto"/>
              <w:rPr>
                <w:ins w:id="749" w:author="Zarrar Khan" w:date="2026-06-17T10:26:00Z" w16du:dateUtc="2026-06-17T05:26:00Z"/>
                <w:color w:val="000000" w:themeColor="text1"/>
                <w:sz w:val="18"/>
                <w:szCs w:val="18"/>
                <w:rPrChange w:id="750" w:author="Zarrar Khan" w:date="2026-06-17T10:29:00Z" w16du:dateUtc="2026-06-17T05:29:00Z">
                  <w:rPr>
                    <w:ins w:id="751" w:author="Zarrar Khan" w:date="2026-06-17T10:26:00Z" w16du:dateUtc="2026-06-17T05:26:00Z"/>
                    <w:sz w:val="20"/>
                    <w:szCs w:val="20"/>
                  </w:rPr>
                </w:rPrChange>
              </w:rPr>
            </w:pPr>
            <w:ins w:id="752" w:author="Zarrar Khan" w:date="2026-06-17T10:28:00Z" w16du:dateUtc="2026-06-17T05:28:00Z">
              <w:r w:rsidRPr="009F063D">
                <w:rPr>
                  <w:rFonts w:ascii="Segoe UI" w:hAnsi="Segoe UI" w:cs="Segoe UI"/>
                  <w:color w:val="000000" w:themeColor="text1"/>
                  <w:sz w:val="18"/>
                  <w:szCs w:val="18"/>
                  <w:rPrChange w:id="753" w:author="Zarrar Khan" w:date="2026-06-17T10:29:00Z" w16du:dateUtc="2026-06-17T05:29:00Z">
                    <w:rPr>
                      <w:rFonts w:ascii="Segoe UI" w:hAnsi="Segoe UI" w:cs="Segoe UI"/>
                      <w:color w:val="BFBFBF"/>
                      <w:sz w:val="20"/>
                      <w:szCs w:val="20"/>
                    </w:rPr>
                  </w:rPrChange>
                </w:rPr>
                <w:t>0.776</w:t>
              </w:r>
            </w:ins>
          </w:p>
        </w:tc>
        <w:tc>
          <w:tcPr>
            <w:tcW w:w="582" w:type="pct"/>
            <w:tcBorders>
              <w:top w:val="single" w:sz="6" w:space="0" w:color="3C3C3C"/>
              <w:left w:val="nil"/>
              <w:bottom w:val="single" w:sz="6" w:space="0" w:color="3C3C3C"/>
              <w:right w:val="nil"/>
            </w:tcBorders>
            <w:vAlign w:val="center"/>
          </w:tcPr>
          <w:p w14:paraId="34E15D1F" w14:textId="6C9B5941" w:rsidR="009F063D" w:rsidRPr="009F063D" w:rsidRDefault="009F063D" w:rsidP="009F063D">
            <w:pPr>
              <w:pBdr>
                <w:top w:val="nil"/>
                <w:left w:val="nil"/>
                <w:bottom w:val="nil"/>
                <w:right w:val="nil"/>
                <w:between w:val="nil"/>
              </w:pBdr>
              <w:spacing w:before="0" w:after="0" w:line="240" w:lineRule="auto"/>
              <w:rPr>
                <w:ins w:id="754" w:author="Zarrar Khan" w:date="2026-06-17T10:27:00Z" w16du:dateUtc="2026-06-17T05:27:00Z"/>
                <w:color w:val="000000" w:themeColor="text1"/>
                <w:sz w:val="18"/>
                <w:szCs w:val="18"/>
                <w:rPrChange w:id="755" w:author="Zarrar Khan" w:date="2026-06-17T10:29:00Z" w16du:dateUtc="2026-06-17T05:29:00Z">
                  <w:rPr>
                    <w:ins w:id="756" w:author="Zarrar Khan" w:date="2026-06-17T10:27:00Z" w16du:dateUtc="2026-06-17T05:27:00Z"/>
                    <w:sz w:val="20"/>
                    <w:szCs w:val="20"/>
                  </w:rPr>
                </w:rPrChange>
              </w:rPr>
            </w:pPr>
            <w:ins w:id="757" w:author="Zarrar Khan" w:date="2026-06-17T10:28:00Z" w16du:dateUtc="2026-06-17T05:28:00Z">
              <w:r w:rsidRPr="009F063D">
                <w:rPr>
                  <w:rFonts w:ascii="Segoe UI" w:hAnsi="Segoe UI" w:cs="Segoe UI"/>
                  <w:color w:val="000000" w:themeColor="text1"/>
                  <w:sz w:val="18"/>
                  <w:szCs w:val="18"/>
                  <w:rPrChange w:id="758" w:author="Zarrar Khan" w:date="2026-06-17T10:29:00Z" w16du:dateUtc="2026-06-17T05:29:00Z">
                    <w:rPr>
                      <w:rFonts w:ascii="Segoe UI" w:hAnsi="Segoe UI" w:cs="Segoe UI"/>
                      <w:color w:val="BFBFBF"/>
                      <w:sz w:val="20"/>
                      <w:szCs w:val="20"/>
                    </w:rPr>
                  </w:rPrChange>
                </w:rPr>
                <w:t>0.703</w:t>
              </w:r>
            </w:ins>
          </w:p>
        </w:tc>
        <w:tc>
          <w:tcPr>
            <w:tcW w:w="667" w:type="pct"/>
            <w:tcBorders>
              <w:top w:val="single" w:sz="6" w:space="0" w:color="3C3C3C"/>
              <w:left w:val="nil"/>
              <w:bottom w:val="single" w:sz="6" w:space="0" w:color="3C3C3C"/>
              <w:right w:val="nil"/>
            </w:tcBorders>
            <w:vAlign w:val="center"/>
          </w:tcPr>
          <w:p w14:paraId="5C03CA6E" w14:textId="1EBBF8BE" w:rsidR="009F063D" w:rsidRPr="009F063D" w:rsidRDefault="009F063D" w:rsidP="009F063D">
            <w:pPr>
              <w:pBdr>
                <w:top w:val="nil"/>
                <w:left w:val="nil"/>
                <w:bottom w:val="nil"/>
                <w:right w:val="nil"/>
                <w:between w:val="nil"/>
              </w:pBdr>
              <w:spacing w:before="0" w:after="0" w:line="240" w:lineRule="auto"/>
              <w:rPr>
                <w:ins w:id="759" w:author="Zarrar Khan" w:date="2026-06-17T10:28:00Z" w16du:dateUtc="2026-06-17T05:28:00Z"/>
                <w:color w:val="000000" w:themeColor="text1"/>
                <w:sz w:val="18"/>
                <w:szCs w:val="18"/>
                <w:rPrChange w:id="760" w:author="Zarrar Khan" w:date="2026-06-17T10:29:00Z" w16du:dateUtc="2026-06-17T05:29:00Z">
                  <w:rPr>
                    <w:ins w:id="761" w:author="Zarrar Khan" w:date="2026-06-17T10:28:00Z" w16du:dateUtc="2026-06-17T05:28:00Z"/>
                    <w:sz w:val="20"/>
                    <w:szCs w:val="20"/>
                  </w:rPr>
                </w:rPrChange>
              </w:rPr>
            </w:pPr>
            <w:ins w:id="762" w:author="Zarrar Khan" w:date="2026-06-17T10:28:00Z" w16du:dateUtc="2026-06-17T05:28:00Z">
              <w:r w:rsidRPr="009F063D">
                <w:rPr>
                  <w:rFonts w:ascii="Segoe UI" w:hAnsi="Segoe UI" w:cs="Segoe UI"/>
                  <w:color w:val="000000" w:themeColor="text1"/>
                  <w:sz w:val="18"/>
                  <w:szCs w:val="18"/>
                  <w:rPrChange w:id="763" w:author="Zarrar Khan" w:date="2026-06-17T10:29:00Z" w16du:dateUtc="2026-06-17T05:29:00Z">
                    <w:rPr>
                      <w:rFonts w:ascii="Segoe UI" w:hAnsi="Segoe UI" w:cs="Segoe UI"/>
                      <w:color w:val="BFBFBF"/>
                      <w:sz w:val="20"/>
                      <w:szCs w:val="20"/>
                    </w:rPr>
                  </w:rPrChange>
                </w:rPr>
                <w:t>0.559</w:t>
              </w:r>
            </w:ins>
          </w:p>
        </w:tc>
        <w:tc>
          <w:tcPr>
            <w:tcW w:w="557" w:type="pct"/>
            <w:tcBorders>
              <w:top w:val="single" w:sz="6" w:space="0" w:color="3C3C3C"/>
              <w:left w:val="nil"/>
              <w:bottom w:val="single" w:sz="6" w:space="0" w:color="3C3C3C"/>
              <w:right w:val="nil"/>
            </w:tcBorders>
            <w:vAlign w:val="center"/>
          </w:tcPr>
          <w:p w14:paraId="1879B5DB" w14:textId="2C425AAE" w:rsidR="009F063D" w:rsidRPr="009F063D" w:rsidRDefault="009F063D" w:rsidP="009F063D">
            <w:pPr>
              <w:pBdr>
                <w:top w:val="nil"/>
                <w:left w:val="nil"/>
                <w:bottom w:val="nil"/>
                <w:right w:val="nil"/>
                <w:between w:val="nil"/>
              </w:pBdr>
              <w:spacing w:before="0" w:after="0" w:line="240" w:lineRule="auto"/>
              <w:rPr>
                <w:ins w:id="764" w:author="Zarrar Khan" w:date="2026-06-17T10:28:00Z" w16du:dateUtc="2026-06-17T05:28:00Z"/>
                <w:color w:val="000000" w:themeColor="text1"/>
                <w:sz w:val="18"/>
                <w:szCs w:val="18"/>
                <w:rPrChange w:id="765" w:author="Zarrar Khan" w:date="2026-06-17T10:29:00Z" w16du:dateUtc="2026-06-17T05:29:00Z">
                  <w:rPr>
                    <w:ins w:id="766" w:author="Zarrar Khan" w:date="2026-06-17T10:28:00Z" w16du:dateUtc="2026-06-17T05:28:00Z"/>
                    <w:sz w:val="20"/>
                    <w:szCs w:val="20"/>
                  </w:rPr>
                </w:rPrChange>
              </w:rPr>
            </w:pPr>
            <w:ins w:id="767" w:author="Zarrar Khan" w:date="2026-06-17T10:28:00Z" w16du:dateUtc="2026-06-17T05:28:00Z">
              <w:r w:rsidRPr="009F063D">
                <w:rPr>
                  <w:rFonts w:ascii="Segoe UI" w:hAnsi="Segoe UI" w:cs="Segoe UI"/>
                  <w:color w:val="000000" w:themeColor="text1"/>
                  <w:sz w:val="18"/>
                  <w:szCs w:val="18"/>
                  <w:rPrChange w:id="768" w:author="Zarrar Khan" w:date="2026-06-17T10:29:00Z" w16du:dateUtc="2026-06-17T05:29:00Z">
                    <w:rPr>
                      <w:rFonts w:ascii="Segoe UI" w:hAnsi="Segoe UI" w:cs="Segoe UI"/>
                      <w:color w:val="BFBFBF"/>
                      <w:sz w:val="20"/>
                      <w:szCs w:val="20"/>
                    </w:rPr>
                  </w:rPrChange>
                </w:rPr>
                <w:t>0.650</w:t>
              </w:r>
            </w:ins>
          </w:p>
        </w:tc>
        <w:tc>
          <w:tcPr>
            <w:tcW w:w="721" w:type="pct"/>
            <w:tcBorders>
              <w:top w:val="single" w:sz="6" w:space="0" w:color="3C3C3C"/>
              <w:left w:val="nil"/>
              <w:bottom w:val="single" w:sz="6" w:space="0" w:color="3C3C3C"/>
              <w:right w:val="nil"/>
            </w:tcBorders>
            <w:vAlign w:val="center"/>
          </w:tcPr>
          <w:p w14:paraId="10424883" w14:textId="089D8DE5" w:rsidR="009F063D" w:rsidRPr="009F063D" w:rsidRDefault="009F063D" w:rsidP="009F063D">
            <w:pPr>
              <w:pBdr>
                <w:top w:val="nil"/>
                <w:left w:val="nil"/>
                <w:bottom w:val="nil"/>
                <w:right w:val="nil"/>
                <w:between w:val="nil"/>
              </w:pBdr>
              <w:spacing w:before="0" w:after="0" w:line="240" w:lineRule="auto"/>
              <w:rPr>
                <w:ins w:id="769" w:author="Zarrar Khan" w:date="2026-06-17T10:28:00Z" w16du:dateUtc="2026-06-17T05:28:00Z"/>
                <w:color w:val="000000" w:themeColor="text1"/>
                <w:sz w:val="18"/>
                <w:szCs w:val="18"/>
                <w:rPrChange w:id="770" w:author="Zarrar Khan" w:date="2026-06-17T10:29:00Z" w16du:dateUtc="2026-06-17T05:29:00Z">
                  <w:rPr>
                    <w:ins w:id="771" w:author="Zarrar Khan" w:date="2026-06-17T10:28:00Z" w16du:dateUtc="2026-06-17T05:28:00Z"/>
                    <w:sz w:val="20"/>
                    <w:szCs w:val="20"/>
                  </w:rPr>
                </w:rPrChange>
              </w:rPr>
            </w:pPr>
            <w:ins w:id="772" w:author="Zarrar Khan" w:date="2026-06-17T10:28:00Z" w16du:dateUtc="2026-06-17T05:28:00Z">
              <w:r w:rsidRPr="009F063D">
                <w:rPr>
                  <w:rFonts w:ascii="Segoe UI" w:hAnsi="Segoe UI" w:cs="Segoe UI"/>
                  <w:color w:val="000000" w:themeColor="text1"/>
                  <w:sz w:val="18"/>
                  <w:szCs w:val="18"/>
                  <w:rPrChange w:id="773" w:author="Zarrar Khan" w:date="2026-06-17T10:29:00Z" w16du:dateUtc="2026-06-17T05:29:00Z">
                    <w:rPr>
                      <w:rFonts w:ascii="Segoe UI" w:hAnsi="Segoe UI" w:cs="Segoe UI"/>
                      <w:color w:val="BFBFBF"/>
                      <w:sz w:val="20"/>
                      <w:szCs w:val="20"/>
                    </w:rPr>
                  </w:rPrChange>
                </w:rPr>
                <w:t>0.436</w:t>
              </w:r>
            </w:ins>
          </w:p>
        </w:tc>
        <w:tc>
          <w:tcPr>
            <w:tcW w:w="721" w:type="pct"/>
            <w:tcBorders>
              <w:top w:val="single" w:sz="6" w:space="0" w:color="3C3C3C"/>
              <w:left w:val="nil"/>
              <w:bottom w:val="single" w:sz="6" w:space="0" w:color="3C3C3C"/>
              <w:right w:val="nil"/>
            </w:tcBorders>
            <w:vAlign w:val="center"/>
          </w:tcPr>
          <w:p w14:paraId="59E474AC" w14:textId="1F594503" w:rsidR="009F063D" w:rsidRPr="009F063D" w:rsidRDefault="009F063D" w:rsidP="009F063D">
            <w:pPr>
              <w:pBdr>
                <w:top w:val="nil"/>
                <w:left w:val="nil"/>
                <w:bottom w:val="nil"/>
                <w:right w:val="nil"/>
                <w:between w:val="nil"/>
              </w:pBdr>
              <w:spacing w:before="0" w:after="0" w:line="240" w:lineRule="auto"/>
              <w:rPr>
                <w:ins w:id="774" w:author="Zarrar Khan" w:date="2026-06-17T10:28:00Z" w16du:dateUtc="2026-06-17T05:28:00Z"/>
                <w:color w:val="000000" w:themeColor="text1"/>
                <w:sz w:val="18"/>
                <w:szCs w:val="18"/>
                <w:rPrChange w:id="775" w:author="Zarrar Khan" w:date="2026-06-17T10:29:00Z" w16du:dateUtc="2026-06-17T05:29:00Z">
                  <w:rPr>
                    <w:ins w:id="776" w:author="Zarrar Khan" w:date="2026-06-17T10:28:00Z" w16du:dateUtc="2026-06-17T05:28:00Z"/>
                    <w:sz w:val="20"/>
                    <w:szCs w:val="20"/>
                  </w:rPr>
                </w:rPrChange>
              </w:rPr>
            </w:pPr>
            <w:ins w:id="777" w:author="Zarrar Khan" w:date="2026-06-17T10:28:00Z" w16du:dateUtc="2026-06-17T05:28:00Z">
              <w:r w:rsidRPr="009F063D">
                <w:rPr>
                  <w:rFonts w:ascii="Segoe UI" w:hAnsi="Segoe UI" w:cs="Segoe UI"/>
                  <w:color w:val="000000" w:themeColor="text1"/>
                  <w:sz w:val="18"/>
                  <w:szCs w:val="18"/>
                  <w:rPrChange w:id="778" w:author="Zarrar Khan" w:date="2026-06-17T10:29:00Z" w16du:dateUtc="2026-06-17T05:29:00Z">
                    <w:rPr>
                      <w:rFonts w:ascii="Segoe UI" w:hAnsi="Segoe UI" w:cs="Segoe UI"/>
                      <w:color w:val="BFBFBF"/>
                      <w:sz w:val="20"/>
                      <w:szCs w:val="20"/>
                    </w:rPr>
                  </w:rPrChange>
                </w:rPr>
                <w:t>0.500</w:t>
              </w:r>
            </w:ins>
          </w:p>
        </w:tc>
      </w:tr>
      <w:tr w:rsidR="009F063D" w14:paraId="129BC507" w14:textId="637BB65E" w:rsidTr="009F063D">
        <w:trPr>
          <w:trHeight w:val="210"/>
          <w:ins w:id="779" w:author="Zarrar Khan" w:date="2026-06-17T10:26:00Z" w16du:dateUtc="2026-06-17T05:26:00Z"/>
        </w:trPr>
        <w:tc>
          <w:tcPr>
            <w:tcW w:w="624" w:type="pct"/>
            <w:tcBorders>
              <w:top w:val="single" w:sz="6" w:space="0" w:color="3C3C3C"/>
              <w:left w:val="nil"/>
              <w:bottom w:val="single" w:sz="6" w:space="0" w:color="3C3C3C"/>
              <w:right w:val="nil"/>
            </w:tcBorders>
            <w:tcMar>
              <w:top w:w="72" w:type="dxa"/>
              <w:left w:w="72" w:type="dxa"/>
              <w:bottom w:w="72" w:type="dxa"/>
              <w:right w:w="72" w:type="dxa"/>
            </w:tcMar>
            <w:vAlign w:val="center"/>
          </w:tcPr>
          <w:p w14:paraId="07668EB2" w14:textId="3EB94E1F" w:rsidR="009F063D" w:rsidRPr="009F063D" w:rsidRDefault="009F063D" w:rsidP="009F063D">
            <w:pPr>
              <w:pBdr>
                <w:top w:val="nil"/>
                <w:left w:val="nil"/>
                <w:bottom w:val="nil"/>
                <w:right w:val="nil"/>
                <w:between w:val="nil"/>
              </w:pBdr>
              <w:spacing w:before="0" w:after="0" w:line="240" w:lineRule="auto"/>
              <w:rPr>
                <w:ins w:id="780" w:author="Zarrar Khan" w:date="2026-06-17T10:26:00Z" w16du:dateUtc="2026-06-17T05:26:00Z"/>
                <w:color w:val="000000" w:themeColor="text1"/>
                <w:sz w:val="18"/>
                <w:szCs w:val="18"/>
                <w:rPrChange w:id="781" w:author="Zarrar Khan" w:date="2026-06-17T10:29:00Z" w16du:dateUtc="2026-06-17T05:29:00Z">
                  <w:rPr>
                    <w:ins w:id="782" w:author="Zarrar Khan" w:date="2026-06-17T10:26:00Z" w16du:dateUtc="2026-06-17T05:26:00Z"/>
                    <w:sz w:val="20"/>
                    <w:szCs w:val="20"/>
                  </w:rPr>
                </w:rPrChange>
              </w:rPr>
            </w:pPr>
            <w:ins w:id="783" w:author="Zarrar Khan" w:date="2026-06-17T10:28:00Z" w16du:dateUtc="2026-06-17T05:28:00Z">
              <w:r w:rsidRPr="009F063D">
                <w:rPr>
                  <w:rFonts w:ascii="Segoe UI" w:hAnsi="Segoe UI" w:cs="Segoe UI"/>
                  <w:color w:val="000000" w:themeColor="text1"/>
                  <w:sz w:val="18"/>
                  <w:szCs w:val="18"/>
                  <w:rPrChange w:id="784" w:author="Zarrar Khan" w:date="2026-06-17T10:29:00Z" w16du:dateUtc="2026-06-17T05:29:00Z">
                    <w:rPr>
                      <w:rFonts w:ascii="Segoe UI" w:hAnsi="Segoe UI" w:cs="Segoe UI"/>
                      <w:color w:val="BFBFBF"/>
                      <w:sz w:val="20"/>
                      <w:szCs w:val="20"/>
                    </w:rPr>
                  </w:rPrChange>
                </w:rPr>
                <w:t>R1a — 1st revision</w:t>
              </w:r>
            </w:ins>
          </w:p>
        </w:tc>
        <w:tc>
          <w:tcPr>
            <w:tcW w:w="298" w:type="pct"/>
            <w:tcBorders>
              <w:top w:val="single" w:sz="6" w:space="0" w:color="3C3C3C"/>
              <w:left w:val="nil"/>
              <w:bottom w:val="single" w:sz="6" w:space="0" w:color="3C3C3C"/>
              <w:right w:val="nil"/>
            </w:tcBorders>
            <w:tcMar>
              <w:top w:w="72" w:type="dxa"/>
              <w:left w:w="72" w:type="dxa"/>
              <w:bottom w:w="72" w:type="dxa"/>
              <w:right w:w="72" w:type="dxa"/>
            </w:tcMar>
            <w:vAlign w:val="center"/>
          </w:tcPr>
          <w:p w14:paraId="047D0461" w14:textId="65F6C06B" w:rsidR="009F063D" w:rsidRPr="009F063D" w:rsidRDefault="009F063D" w:rsidP="009F063D">
            <w:pPr>
              <w:pBdr>
                <w:top w:val="nil"/>
                <w:left w:val="nil"/>
                <w:bottom w:val="nil"/>
                <w:right w:val="nil"/>
                <w:between w:val="nil"/>
              </w:pBdr>
              <w:spacing w:before="0" w:after="0" w:line="240" w:lineRule="auto"/>
              <w:rPr>
                <w:ins w:id="785" w:author="Zarrar Khan" w:date="2026-06-17T10:26:00Z" w16du:dateUtc="2026-06-17T05:26:00Z"/>
                <w:color w:val="000000" w:themeColor="text1"/>
                <w:sz w:val="18"/>
                <w:szCs w:val="18"/>
                <w:rPrChange w:id="786" w:author="Zarrar Khan" w:date="2026-06-17T10:29:00Z" w16du:dateUtc="2026-06-17T05:29:00Z">
                  <w:rPr>
                    <w:ins w:id="787" w:author="Zarrar Khan" w:date="2026-06-17T10:26:00Z" w16du:dateUtc="2026-06-17T05:26:00Z"/>
                    <w:sz w:val="20"/>
                    <w:szCs w:val="20"/>
                  </w:rPr>
                </w:rPrChange>
              </w:rPr>
            </w:pPr>
            <w:ins w:id="788" w:author="Zarrar Khan" w:date="2026-06-17T10:28:00Z" w16du:dateUtc="2026-06-17T05:28:00Z">
              <w:r w:rsidRPr="009F063D">
                <w:rPr>
                  <w:rFonts w:ascii="Segoe UI" w:hAnsi="Segoe UI" w:cs="Segoe UI"/>
                  <w:color w:val="000000" w:themeColor="text1"/>
                  <w:sz w:val="18"/>
                  <w:szCs w:val="18"/>
                  <w:rPrChange w:id="789" w:author="Zarrar Khan" w:date="2026-06-17T10:29:00Z" w16du:dateUtc="2026-06-17T05:29:00Z">
                    <w:rPr>
                      <w:rFonts w:ascii="Segoe UI" w:hAnsi="Segoe UI" w:cs="Segoe UI"/>
                      <w:color w:val="BFBFBF"/>
                      <w:sz w:val="20"/>
                      <w:szCs w:val="20"/>
                    </w:rPr>
                  </w:rPrChange>
                </w:rPr>
                <w:t>205</w:t>
              </w:r>
            </w:ins>
          </w:p>
        </w:tc>
        <w:tc>
          <w:tcPr>
            <w:tcW w:w="829" w:type="pct"/>
            <w:gridSpan w:val="2"/>
            <w:tcBorders>
              <w:top w:val="single" w:sz="6" w:space="0" w:color="3C3C3C"/>
              <w:left w:val="nil"/>
              <w:bottom w:val="single" w:sz="6" w:space="0" w:color="3C3C3C"/>
              <w:right w:val="nil"/>
            </w:tcBorders>
            <w:tcMar>
              <w:top w:w="72" w:type="dxa"/>
              <w:left w:w="72" w:type="dxa"/>
              <w:bottom w:w="72" w:type="dxa"/>
              <w:right w:w="72" w:type="dxa"/>
            </w:tcMar>
            <w:vAlign w:val="center"/>
          </w:tcPr>
          <w:p w14:paraId="4B1DBC2D" w14:textId="4640BBD0" w:rsidR="009F063D" w:rsidRPr="009F063D" w:rsidRDefault="009F063D" w:rsidP="009F063D">
            <w:pPr>
              <w:spacing w:before="0" w:after="0" w:line="240" w:lineRule="auto"/>
              <w:rPr>
                <w:ins w:id="790" w:author="Zarrar Khan" w:date="2026-06-17T10:26:00Z" w16du:dateUtc="2026-06-17T05:26:00Z"/>
                <w:color w:val="000000" w:themeColor="text1"/>
                <w:sz w:val="18"/>
                <w:szCs w:val="18"/>
                <w:rPrChange w:id="791" w:author="Zarrar Khan" w:date="2026-06-17T10:29:00Z" w16du:dateUtc="2026-06-17T05:29:00Z">
                  <w:rPr>
                    <w:ins w:id="792" w:author="Zarrar Khan" w:date="2026-06-17T10:26:00Z" w16du:dateUtc="2026-06-17T05:26:00Z"/>
                    <w:sz w:val="20"/>
                    <w:szCs w:val="20"/>
                  </w:rPr>
                </w:rPrChange>
              </w:rPr>
            </w:pPr>
            <w:ins w:id="793" w:author="Zarrar Khan" w:date="2026-06-17T10:28:00Z" w16du:dateUtc="2026-06-17T05:28:00Z">
              <w:r w:rsidRPr="009F063D">
                <w:rPr>
                  <w:rFonts w:ascii="Segoe UI" w:hAnsi="Segoe UI" w:cs="Segoe UI"/>
                  <w:color w:val="000000" w:themeColor="text1"/>
                  <w:sz w:val="18"/>
                  <w:szCs w:val="18"/>
                  <w:rPrChange w:id="794" w:author="Zarrar Khan" w:date="2026-06-17T10:29:00Z" w16du:dateUtc="2026-06-17T05:29:00Z">
                    <w:rPr>
                      <w:rFonts w:ascii="Segoe UI" w:hAnsi="Segoe UI" w:cs="Segoe UI"/>
                      <w:color w:val="BFBFBF"/>
                      <w:sz w:val="20"/>
                      <w:szCs w:val="20"/>
                    </w:rPr>
                  </w:rPrChange>
                </w:rPr>
                <w:t>0.761</w:t>
              </w:r>
            </w:ins>
          </w:p>
        </w:tc>
        <w:tc>
          <w:tcPr>
            <w:tcW w:w="582" w:type="pct"/>
            <w:tcBorders>
              <w:top w:val="single" w:sz="6" w:space="0" w:color="3C3C3C"/>
              <w:left w:val="nil"/>
              <w:bottom w:val="single" w:sz="6" w:space="0" w:color="3C3C3C"/>
              <w:right w:val="nil"/>
            </w:tcBorders>
            <w:vAlign w:val="center"/>
          </w:tcPr>
          <w:p w14:paraId="4F62E756" w14:textId="3C71E677" w:rsidR="009F063D" w:rsidRPr="009F063D" w:rsidRDefault="009F063D" w:rsidP="009F063D">
            <w:pPr>
              <w:spacing w:before="0" w:after="0" w:line="240" w:lineRule="auto"/>
              <w:rPr>
                <w:ins w:id="795" w:author="Zarrar Khan" w:date="2026-06-17T10:27:00Z" w16du:dateUtc="2026-06-17T05:27:00Z"/>
                <w:color w:val="000000" w:themeColor="text1"/>
                <w:sz w:val="18"/>
                <w:szCs w:val="18"/>
                <w:rPrChange w:id="796" w:author="Zarrar Khan" w:date="2026-06-17T10:29:00Z" w16du:dateUtc="2026-06-17T05:29:00Z">
                  <w:rPr>
                    <w:ins w:id="797" w:author="Zarrar Khan" w:date="2026-06-17T10:27:00Z" w16du:dateUtc="2026-06-17T05:27:00Z"/>
                    <w:sz w:val="20"/>
                    <w:szCs w:val="20"/>
                  </w:rPr>
                </w:rPrChange>
              </w:rPr>
            </w:pPr>
            <w:ins w:id="798" w:author="Zarrar Khan" w:date="2026-06-17T10:28:00Z" w16du:dateUtc="2026-06-17T05:28:00Z">
              <w:r w:rsidRPr="009F063D">
                <w:rPr>
                  <w:rFonts w:ascii="Segoe UI" w:hAnsi="Segoe UI" w:cs="Segoe UI"/>
                  <w:color w:val="000000" w:themeColor="text1"/>
                  <w:sz w:val="18"/>
                  <w:szCs w:val="18"/>
                  <w:rPrChange w:id="799" w:author="Zarrar Khan" w:date="2026-06-17T10:29:00Z" w16du:dateUtc="2026-06-17T05:29:00Z">
                    <w:rPr>
                      <w:rFonts w:ascii="Segoe UI" w:hAnsi="Segoe UI" w:cs="Segoe UI"/>
                      <w:color w:val="BFBFBF"/>
                      <w:sz w:val="20"/>
                      <w:szCs w:val="20"/>
                    </w:rPr>
                  </w:rPrChange>
                </w:rPr>
                <w:t>0.797</w:t>
              </w:r>
            </w:ins>
          </w:p>
        </w:tc>
        <w:tc>
          <w:tcPr>
            <w:tcW w:w="667" w:type="pct"/>
            <w:tcBorders>
              <w:top w:val="single" w:sz="6" w:space="0" w:color="3C3C3C"/>
              <w:left w:val="nil"/>
              <w:bottom w:val="single" w:sz="6" w:space="0" w:color="3C3C3C"/>
              <w:right w:val="nil"/>
            </w:tcBorders>
            <w:vAlign w:val="center"/>
          </w:tcPr>
          <w:p w14:paraId="0070F879" w14:textId="78A33D24" w:rsidR="009F063D" w:rsidRPr="009F063D" w:rsidRDefault="009F063D" w:rsidP="009F063D">
            <w:pPr>
              <w:spacing w:before="0" w:after="0" w:line="240" w:lineRule="auto"/>
              <w:rPr>
                <w:ins w:id="800" w:author="Zarrar Khan" w:date="2026-06-17T10:28:00Z" w16du:dateUtc="2026-06-17T05:28:00Z"/>
                <w:color w:val="000000" w:themeColor="text1"/>
                <w:sz w:val="18"/>
                <w:szCs w:val="18"/>
                <w:rPrChange w:id="801" w:author="Zarrar Khan" w:date="2026-06-17T10:29:00Z" w16du:dateUtc="2026-06-17T05:29:00Z">
                  <w:rPr>
                    <w:ins w:id="802" w:author="Zarrar Khan" w:date="2026-06-17T10:28:00Z" w16du:dateUtc="2026-06-17T05:28:00Z"/>
                    <w:sz w:val="20"/>
                    <w:szCs w:val="20"/>
                  </w:rPr>
                </w:rPrChange>
              </w:rPr>
            </w:pPr>
            <w:ins w:id="803" w:author="Zarrar Khan" w:date="2026-06-17T10:28:00Z" w16du:dateUtc="2026-06-17T05:28:00Z">
              <w:r w:rsidRPr="009F063D">
                <w:rPr>
                  <w:rFonts w:ascii="Segoe UI" w:hAnsi="Segoe UI" w:cs="Segoe UI"/>
                  <w:color w:val="000000" w:themeColor="text1"/>
                  <w:sz w:val="18"/>
                  <w:szCs w:val="18"/>
                  <w:rPrChange w:id="804" w:author="Zarrar Khan" w:date="2026-06-17T10:29:00Z" w16du:dateUtc="2026-06-17T05:29:00Z">
                    <w:rPr>
                      <w:rFonts w:ascii="Segoe UI" w:hAnsi="Segoe UI" w:cs="Segoe UI"/>
                      <w:color w:val="BFBFBF"/>
                      <w:sz w:val="20"/>
                      <w:szCs w:val="20"/>
                    </w:rPr>
                  </w:rPrChange>
                </w:rPr>
                <w:t>0.646</w:t>
              </w:r>
            </w:ins>
          </w:p>
        </w:tc>
        <w:tc>
          <w:tcPr>
            <w:tcW w:w="557" w:type="pct"/>
            <w:tcBorders>
              <w:top w:val="single" w:sz="6" w:space="0" w:color="3C3C3C"/>
              <w:left w:val="nil"/>
              <w:bottom w:val="single" w:sz="6" w:space="0" w:color="3C3C3C"/>
              <w:right w:val="nil"/>
            </w:tcBorders>
            <w:vAlign w:val="center"/>
          </w:tcPr>
          <w:p w14:paraId="08F8DE3A" w14:textId="296D8D15" w:rsidR="009F063D" w:rsidRPr="009F063D" w:rsidRDefault="009F063D" w:rsidP="009F063D">
            <w:pPr>
              <w:spacing w:before="0" w:after="0" w:line="240" w:lineRule="auto"/>
              <w:rPr>
                <w:ins w:id="805" w:author="Zarrar Khan" w:date="2026-06-17T10:28:00Z" w16du:dateUtc="2026-06-17T05:28:00Z"/>
                <w:color w:val="000000" w:themeColor="text1"/>
                <w:sz w:val="18"/>
                <w:szCs w:val="18"/>
                <w:rPrChange w:id="806" w:author="Zarrar Khan" w:date="2026-06-17T10:29:00Z" w16du:dateUtc="2026-06-17T05:29:00Z">
                  <w:rPr>
                    <w:ins w:id="807" w:author="Zarrar Khan" w:date="2026-06-17T10:28:00Z" w16du:dateUtc="2026-06-17T05:28:00Z"/>
                    <w:sz w:val="20"/>
                    <w:szCs w:val="20"/>
                  </w:rPr>
                </w:rPrChange>
              </w:rPr>
            </w:pPr>
            <w:ins w:id="808" w:author="Zarrar Khan" w:date="2026-06-17T10:28:00Z" w16du:dateUtc="2026-06-17T05:28:00Z">
              <w:r w:rsidRPr="009F063D">
                <w:rPr>
                  <w:rFonts w:ascii="Segoe UI" w:hAnsi="Segoe UI" w:cs="Segoe UI"/>
                  <w:color w:val="000000" w:themeColor="text1"/>
                  <w:sz w:val="18"/>
                  <w:szCs w:val="18"/>
                  <w:rPrChange w:id="809" w:author="Zarrar Khan" w:date="2026-06-17T10:29:00Z" w16du:dateUtc="2026-06-17T05:29:00Z">
                    <w:rPr>
                      <w:rFonts w:ascii="Segoe UI" w:hAnsi="Segoe UI" w:cs="Segoe UI"/>
                      <w:color w:val="BFBFBF"/>
                      <w:sz w:val="20"/>
                      <w:szCs w:val="20"/>
                    </w:rPr>
                  </w:rPrChange>
                </w:rPr>
                <w:t>0.699</w:t>
              </w:r>
            </w:ins>
          </w:p>
        </w:tc>
        <w:tc>
          <w:tcPr>
            <w:tcW w:w="721" w:type="pct"/>
            <w:tcBorders>
              <w:top w:val="single" w:sz="6" w:space="0" w:color="3C3C3C"/>
              <w:left w:val="nil"/>
              <w:bottom w:val="single" w:sz="6" w:space="0" w:color="3C3C3C"/>
              <w:right w:val="nil"/>
            </w:tcBorders>
            <w:vAlign w:val="center"/>
          </w:tcPr>
          <w:p w14:paraId="4E720740" w14:textId="6ACA33F8" w:rsidR="009F063D" w:rsidRPr="009F063D" w:rsidRDefault="009F063D" w:rsidP="009F063D">
            <w:pPr>
              <w:spacing w:before="0" w:after="0" w:line="240" w:lineRule="auto"/>
              <w:rPr>
                <w:ins w:id="810" w:author="Zarrar Khan" w:date="2026-06-17T10:28:00Z" w16du:dateUtc="2026-06-17T05:28:00Z"/>
                <w:color w:val="000000" w:themeColor="text1"/>
                <w:sz w:val="18"/>
                <w:szCs w:val="18"/>
                <w:rPrChange w:id="811" w:author="Zarrar Khan" w:date="2026-06-17T10:29:00Z" w16du:dateUtc="2026-06-17T05:29:00Z">
                  <w:rPr>
                    <w:ins w:id="812" w:author="Zarrar Khan" w:date="2026-06-17T10:28:00Z" w16du:dateUtc="2026-06-17T05:28:00Z"/>
                    <w:sz w:val="20"/>
                    <w:szCs w:val="20"/>
                  </w:rPr>
                </w:rPrChange>
              </w:rPr>
            </w:pPr>
            <w:ins w:id="813" w:author="Zarrar Khan" w:date="2026-06-17T10:28:00Z" w16du:dateUtc="2026-06-17T05:28:00Z">
              <w:r w:rsidRPr="009F063D">
                <w:rPr>
                  <w:rFonts w:ascii="Segoe UI" w:hAnsi="Segoe UI" w:cs="Segoe UI"/>
                  <w:color w:val="000000" w:themeColor="text1"/>
                  <w:sz w:val="18"/>
                  <w:szCs w:val="18"/>
                  <w:rPrChange w:id="814" w:author="Zarrar Khan" w:date="2026-06-17T10:29:00Z" w16du:dateUtc="2026-06-17T05:29:00Z">
                    <w:rPr>
                      <w:rFonts w:ascii="Segoe UI" w:hAnsi="Segoe UI" w:cs="Segoe UI"/>
                      <w:color w:val="BFBFBF"/>
                      <w:sz w:val="20"/>
                      <w:szCs w:val="20"/>
                    </w:rPr>
                  </w:rPrChange>
                </w:rPr>
                <w:t>0.534</w:t>
              </w:r>
            </w:ins>
          </w:p>
        </w:tc>
        <w:tc>
          <w:tcPr>
            <w:tcW w:w="721" w:type="pct"/>
            <w:tcBorders>
              <w:top w:val="single" w:sz="6" w:space="0" w:color="3C3C3C"/>
              <w:left w:val="nil"/>
              <w:bottom w:val="single" w:sz="6" w:space="0" w:color="3C3C3C"/>
              <w:right w:val="nil"/>
            </w:tcBorders>
            <w:vAlign w:val="center"/>
          </w:tcPr>
          <w:p w14:paraId="078CFFBA" w14:textId="6A38AD06" w:rsidR="009F063D" w:rsidRPr="009F063D" w:rsidRDefault="009F063D" w:rsidP="009F063D">
            <w:pPr>
              <w:spacing w:before="0" w:after="0" w:line="240" w:lineRule="auto"/>
              <w:rPr>
                <w:ins w:id="815" w:author="Zarrar Khan" w:date="2026-06-17T10:28:00Z" w16du:dateUtc="2026-06-17T05:28:00Z"/>
                <w:color w:val="000000" w:themeColor="text1"/>
                <w:sz w:val="18"/>
                <w:szCs w:val="18"/>
                <w:rPrChange w:id="816" w:author="Zarrar Khan" w:date="2026-06-17T10:29:00Z" w16du:dateUtc="2026-06-17T05:29:00Z">
                  <w:rPr>
                    <w:ins w:id="817" w:author="Zarrar Khan" w:date="2026-06-17T10:28:00Z" w16du:dateUtc="2026-06-17T05:28:00Z"/>
                    <w:sz w:val="20"/>
                    <w:szCs w:val="20"/>
                  </w:rPr>
                </w:rPrChange>
              </w:rPr>
            </w:pPr>
            <w:ins w:id="818" w:author="Zarrar Khan" w:date="2026-06-17T10:28:00Z" w16du:dateUtc="2026-06-17T05:28:00Z">
              <w:r w:rsidRPr="009F063D">
                <w:rPr>
                  <w:rFonts w:ascii="Segoe UI" w:hAnsi="Segoe UI" w:cs="Segoe UI"/>
                  <w:color w:val="000000" w:themeColor="text1"/>
                  <w:sz w:val="18"/>
                  <w:szCs w:val="18"/>
                  <w:rPrChange w:id="819" w:author="Zarrar Khan" w:date="2026-06-17T10:29:00Z" w16du:dateUtc="2026-06-17T05:29:00Z">
                    <w:rPr>
                      <w:rFonts w:ascii="Segoe UI" w:hAnsi="Segoe UI" w:cs="Segoe UI"/>
                      <w:color w:val="BFBFBF"/>
                      <w:sz w:val="20"/>
                      <w:szCs w:val="20"/>
                    </w:rPr>
                  </w:rPrChange>
                </w:rPr>
                <w:t>0.500</w:t>
              </w:r>
            </w:ins>
          </w:p>
        </w:tc>
      </w:tr>
      <w:tr w:rsidR="009F063D" w14:paraId="269BE139" w14:textId="3BCC11CF" w:rsidTr="009F063D">
        <w:trPr>
          <w:trHeight w:val="24"/>
          <w:ins w:id="820" w:author="Zarrar Khan" w:date="2026-06-17T10:26:00Z" w16du:dateUtc="2026-06-17T05:26:00Z"/>
        </w:trPr>
        <w:tc>
          <w:tcPr>
            <w:tcW w:w="624" w:type="pct"/>
            <w:tcBorders>
              <w:top w:val="single" w:sz="6" w:space="0" w:color="3C3C3C"/>
              <w:left w:val="nil"/>
              <w:bottom w:val="single" w:sz="6" w:space="0" w:color="3C3C3C"/>
              <w:right w:val="nil"/>
            </w:tcBorders>
            <w:tcMar>
              <w:top w:w="72" w:type="dxa"/>
              <w:left w:w="72" w:type="dxa"/>
              <w:bottom w:w="72" w:type="dxa"/>
              <w:right w:w="72" w:type="dxa"/>
            </w:tcMar>
            <w:vAlign w:val="center"/>
          </w:tcPr>
          <w:p w14:paraId="0F39B0D5" w14:textId="1B52A9A8" w:rsidR="009F063D" w:rsidRPr="009F063D" w:rsidRDefault="009F063D" w:rsidP="009F063D">
            <w:pPr>
              <w:spacing w:before="0" w:after="0" w:line="240" w:lineRule="auto"/>
              <w:rPr>
                <w:ins w:id="821" w:author="Zarrar Khan" w:date="2026-06-17T10:26:00Z" w16du:dateUtc="2026-06-17T05:26:00Z"/>
                <w:b/>
                <w:bCs/>
                <w:color w:val="000000" w:themeColor="text1"/>
                <w:sz w:val="18"/>
                <w:szCs w:val="18"/>
                <w:rPrChange w:id="822" w:author="Zarrar Khan" w:date="2026-06-17T10:29:00Z" w16du:dateUtc="2026-06-17T05:29:00Z">
                  <w:rPr>
                    <w:ins w:id="823" w:author="Zarrar Khan" w:date="2026-06-17T10:26:00Z" w16du:dateUtc="2026-06-17T05:26:00Z"/>
                    <w:b/>
                    <w:bCs/>
                    <w:color w:val="21472E"/>
                    <w:sz w:val="20"/>
                    <w:szCs w:val="20"/>
                  </w:rPr>
                </w:rPrChange>
              </w:rPr>
            </w:pPr>
            <w:ins w:id="824" w:author="Zarrar Khan" w:date="2026-06-17T10:28:00Z" w16du:dateUtc="2026-06-17T05:28:00Z">
              <w:r w:rsidRPr="009F063D">
                <w:rPr>
                  <w:rFonts w:ascii="Segoe UI" w:hAnsi="Segoe UI" w:cs="Segoe UI"/>
                  <w:color w:val="000000" w:themeColor="text1"/>
                  <w:sz w:val="18"/>
                  <w:szCs w:val="18"/>
                  <w:rPrChange w:id="825" w:author="Zarrar Khan" w:date="2026-06-17T10:29:00Z" w16du:dateUtc="2026-06-17T05:29:00Z">
                    <w:rPr>
                      <w:rFonts w:ascii="Segoe UI" w:hAnsi="Segoe UI" w:cs="Segoe UI"/>
                      <w:color w:val="BFBFBF"/>
                      <w:sz w:val="20"/>
                      <w:szCs w:val="20"/>
                    </w:rPr>
                  </w:rPrChange>
                </w:rPr>
                <w:t>R1b — 2nd revision</w:t>
              </w:r>
            </w:ins>
          </w:p>
        </w:tc>
        <w:tc>
          <w:tcPr>
            <w:tcW w:w="298" w:type="pct"/>
            <w:tcBorders>
              <w:top w:val="single" w:sz="6" w:space="0" w:color="3C3C3C"/>
              <w:left w:val="nil"/>
              <w:bottom w:val="single" w:sz="6" w:space="0" w:color="3C3C3C"/>
              <w:right w:val="nil"/>
            </w:tcBorders>
            <w:tcMar>
              <w:top w:w="72" w:type="dxa"/>
              <w:left w:w="72" w:type="dxa"/>
              <w:bottom w:w="72" w:type="dxa"/>
              <w:right w:w="72" w:type="dxa"/>
            </w:tcMar>
            <w:vAlign w:val="center"/>
          </w:tcPr>
          <w:p w14:paraId="33419633" w14:textId="4D4349C7" w:rsidR="009F063D" w:rsidRPr="009F063D" w:rsidRDefault="009F063D" w:rsidP="009F063D">
            <w:pPr>
              <w:spacing w:before="0" w:after="0" w:line="240" w:lineRule="auto"/>
              <w:rPr>
                <w:ins w:id="826" w:author="Zarrar Khan" w:date="2026-06-17T10:26:00Z" w16du:dateUtc="2026-06-17T05:26:00Z"/>
                <w:color w:val="000000" w:themeColor="text1"/>
                <w:sz w:val="18"/>
                <w:szCs w:val="18"/>
                <w:rPrChange w:id="827" w:author="Zarrar Khan" w:date="2026-06-17T10:29:00Z" w16du:dateUtc="2026-06-17T05:29:00Z">
                  <w:rPr>
                    <w:ins w:id="828" w:author="Zarrar Khan" w:date="2026-06-17T10:26:00Z" w16du:dateUtc="2026-06-17T05:26:00Z"/>
                    <w:sz w:val="20"/>
                    <w:szCs w:val="20"/>
                  </w:rPr>
                </w:rPrChange>
              </w:rPr>
            </w:pPr>
            <w:ins w:id="829" w:author="Zarrar Khan" w:date="2026-06-17T10:28:00Z" w16du:dateUtc="2026-06-17T05:28:00Z">
              <w:r w:rsidRPr="009F063D">
                <w:rPr>
                  <w:rFonts w:ascii="Segoe UI" w:hAnsi="Segoe UI" w:cs="Segoe UI"/>
                  <w:color w:val="000000" w:themeColor="text1"/>
                  <w:sz w:val="18"/>
                  <w:szCs w:val="18"/>
                  <w:rPrChange w:id="830" w:author="Zarrar Khan" w:date="2026-06-17T10:29:00Z" w16du:dateUtc="2026-06-17T05:29:00Z">
                    <w:rPr>
                      <w:rFonts w:ascii="Segoe UI" w:hAnsi="Segoe UI" w:cs="Segoe UI"/>
                      <w:color w:val="BFBFBF"/>
                      <w:sz w:val="20"/>
                      <w:szCs w:val="20"/>
                    </w:rPr>
                  </w:rPrChange>
                </w:rPr>
                <w:t>205</w:t>
              </w:r>
            </w:ins>
          </w:p>
        </w:tc>
        <w:tc>
          <w:tcPr>
            <w:tcW w:w="829" w:type="pct"/>
            <w:gridSpan w:val="2"/>
            <w:tcBorders>
              <w:top w:val="single" w:sz="6" w:space="0" w:color="3C3C3C"/>
              <w:left w:val="nil"/>
              <w:bottom w:val="single" w:sz="6" w:space="0" w:color="3C3C3C"/>
              <w:right w:val="nil"/>
            </w:tcBorders>
            <w:tcMar>
              <w:top w:w="72" w:type="dxa"/>
              <w:left w:w="72" w:type="dxa"/>
              <w:bottom w:w="72" w:type="dxa"/>
              <w:right w:w="72" w:type="dxa"/>
            </w:tcMar>
            <w:vAlign w:val="center"/>
          </w:tcPr>
          <w:p w14:paraId="762BEC8E" w14:textId="29723687" w:rsidR="009F063D" w:rsidRPr="009F063D" w:rsidRDefault="009F063D" w:rsidP="009F063D">
            <w:pPr>
              <w:spacing w:before="0" w:after="0" w:line="240" w:lineRule="auto"/>
              <w:rPr>
                <w:ins w:id="831" w:author="Zarrar Khan" w:date="2026-06-17T10:26:00Z" w16du:dateUtc="2026-06-17T05:26:00Z"/>
                <w:color w:val="000000" w:themeColor="text1"/>
                <w:sz w:val="18"/>
                <w:szCs w:val="18"/>
                <w:rPrChange w:id="832" w:author="Zarrar Khan" w:date="2026-06-17T10:29:00Z" w16du:dateUtc="2026-06-17T05:29:00Z">
                  <w:rPr>
                    <w:ins w:id="833" w:author="Zarrar Khan" w:date="2026-06-17T10:26:00Z" w16du:dateUtc="2026-06-17T05:26:00Z"/>
                    <w:sz w:val="20"/>
                    <w:szCs w:val="20"/>
                  </w:rPr>
                </w:rPrChange>
              </w:rPr>
            </w:pPr>
            <w:ins w:id="834" w:author="Zarrar Khan" w:date="2026-06-17T10:28:00Z" w16du:dateUtc="2026-06-17T05:28:00Z">
              <w:r w:rsidRPr="009F063D">
                <w:rPr>
                  <w:rFonts w:ascii="Segoe UI" w:hAnsi="Segoe UI" w:cs="Segoe UI"/>
                  <w:color w:val="000000" w:themeColor="text1"/>
                  <w:sz w:val="18"/>
                  <w:szCs w:val="18"/>
                  <w:rPrChange w:id="835" w:author="Zarrar Khan" w:date="2026-06-17T10:29:00Z" w16du:dateUtc="2026-06-17T05:29:00Z">
                    <w:rPr>
                      <w:rFonts w:ascii="Segoe UI" w:hAnsi="Segoe UI" w:cs="Segoe UI"/>
                      <w:color w:val="BFBFBF"/>
                      <w:sz w:val="20"/>
                      <w:szCs w:val="20"/>
                    </w:rPr>
                  </w:rPrChange>
                </w:rPr>
                <w:t>0.866</w:t>
              </w:r>
            </w:ins>
          </w:p>
        </w:tc>
        <w:tc>
          <w:tcPr>
            <w:tcW w:w="582" w:type="pct"/>
            <w:tcBorders>
              <w:top w:val="single" w:sz="6" w:space="0" w:color="3C3C3C"/>
              <w:left w:val="nil"/>
              <w:bottom w:val="single" w:sz="6" w:space="0" w:color="3C3C3C"/>
              <w:right w:val="nil"/>
            </w:tcBorders>
            <w:vAlign w:val="center"/>
          </w:tcPr>
          <w:p w14:paraId="79F1850B" w14:textId="1DA2ADB7" w:rsidR="009F063D" w:rsidRPr="009F063D" w:rsidRDefault="009F063D" w:rsidP="009F063D">
            <w:pPr>
              <w:spacing w:before="0" w:after="0" w:line="240" w:lineRule="auto"/>
              <w:rPr>
                <w:ins w:id="836" w:author="Zarrar Khan" w:date="2026-06-17T10:27:00Z" w16du:dateUtc="2026-06-17T05:27:00Z"/>
                <w:color w:val="000000" w:themeColor="text1"/>
                <w:sz w:val="18"/>
                <w:szCs w:val="18"/>
                <w:rPrChange w:id="837" w:author="Zarrar Khan" w:date="2026-06-17T10:29:00Z" w16du:dateUtc="2026-06-17T05:29:00Z">
                  <w:rPr>
                    <w:ins w:id="838" w:author="Zarrar Khan" w:date="2026-06-17T10:27:00Z" w16du:dateUtc="2026-06-17T05:27:00Z"/>
                    <w:sz w:val="20"/>
                    <w:szCs w:val="20"/>
                  </w:rPr>
                </w:rPrChange>
              </w:rPr>
            </w:pPr>
            <w:ins w:id="839" w:author="Zarrar Khan" w:date="2026-06-17T10:28:00Z" w16du:dateUtc="2026-06-17T05:28:00Z">
              <w:r w:rsidRPr="009F063D">
                <w:rPr>
                  <w:rFonts w:ascii="Segoe UI" w:hAnsi="Segoe UI" w:cs="Segoe UI"/>
                  <w:color w:val="000000" w:themeColor="text1"/>
                  <w:sz w:val="18"/>
                  <w:szCs w:val="18"/>
                  <w:rPrChange w:id="840" w:author="Zarrar Khan" w:date="2026-06-17T10:29:00Z" w16du:dateUtc="2026-06-17T05:29:00Z">
                    <w:rPr>
                      <w:rFonts w:ascii="Segoe UI" w:hAnsi="Segoe UI" w:cs="Segoe UI"/>
                      <w:color w:val="BFBFBF"/>
                      <w:sz w:val="20"/>
                      <w:szCs w:val="20"/>
                    </w:rPr>
                  </w:rPrChange>
                </w:rPr>
                <w:t>0.819</w:t>
              </w:r>
            </w:ins>
          </w:p>
        </w:tc>
        <w:tc>
          <w:tcPr>
            <w:tcW w:w="667" w:type="pct"/>
            <w:tcBorders>
              <w:top w:val="single" w:sz="6" w:space="0" w:color="3C3C3C"/>
              <w:left w:val="nil"/>
              <w:bottom w:val="single" w:sz="6" w:space="0" w:color="3C3C3C"/>
              <w:right w:val="nil"/>
            </w:tcBorders>
            <w:vAlign w:val="center"/>
          </w:tcPr>
          <w:p w14:paraId="4624F591" w14:textId="04EF02B3" w:rsidR="009F063D" w:rsidRPr="009F063D" w:rsidRDefault="009F063D" w:rsidP="009F063D">
            <w:pPr>
              <w:spacing w:before="0" w:after="0" w:line="240" w:lineRule="auto"/>
              <w:rPr>
                <w:ins w:id="841" w:author="Zarrar Khan" w:date="2026-06-17T10:28:00Z" w16du:dateUtc="2026-06-17T05:28:00Z"/>
                <w:color w:val="000000" w:themeColor="text1"/>
                <w:sz w:val="18"/>
                <w:szCs w:val="18"/>
                <w:rPrChange w:id="842" w:author="Zarrar Khan" w:date="2026-06-17T10:29:00Z" w16du:dateUtc="2026-06-17T05:29:00Z">
                  <w:rPr>
                    <w:ins w:id="843" w:author="Zarrar Khan" w:date="2026-06-17T10:28:00Z" w16du:dateUtc="2026-06-17T05:28:00Z"/>
                    <w:sz w:val="20"/>
                    <w:szCs w:val="20"/>
                  </w:rPr>
                </w:rPrChange>
              </w:rPr>
            </w:pPr>
            <w:ins w:id="844" w:author="Zarrar Khan" w:date="2026-06-17T10:28:00Z" w16du:dateUtc="2026-06-17T05:28:00Z">
              <w:r w:rsidRPr="009F063D">
                <w:rPr>
                  <w:rFonts w:ascii="Segoe UI" w:hAnsi="Segoe UI" w:cs="Segoe UI"/>
                  <w:color w:val="000000" w:themeColor="text1"/>
                  <w:sz w:val="18"/>
                  <w:szCs w:val="18"/>
                  <w:rPrChange w:id="845" w:author="Zarrar Khan" w:date="2026-06-17T10:29:00Z" w16du:dateUtc="2026-06-17T05:29:00Z">
                    <w:rPr>
                      <w:rFonts w:ascii="Segoe UI" w:hAnsi="Segoe UI" w:cs="Segoe UI"/>
                      <w:color w:val="BFBFBF"/>
                      <w:sz w:val="20"/>
                      <w:szCs w:val="20"/>
                    </w:rPr>
                  </w:rPrChange>
                </w:rPr>
                <w:t>0.699</w:t>
              </w:r>
            </w:ins>
          </w:p>
        </w:tc>
        <w:tc>
          <w:tcPr>
            <w:tcW w:w="557" w:type="pct"/>
            <w:tcBorders>
              <w:top w:val="single" w:sz="6" w:space="0" w:color="3C3C3C"/>
              <w:left w:val="nil"/>
              <w:bottom w:val="single" w:sz="6" w:space="0" w:color="3C3C3C"/>
              <w:right w:val="nil"/>
            </w:tcBorders>
            <w:vAlign w:val="center"/>
          </w:tcPr>
          <w:p w14:paraId="12ED86D5" w14:textId="60474FDD" w:rsidR="009F063D" w:rsidRPr="009F063D" w:rsidRDefault="009F063D" w:rsidP="009F063D">
            <w:pPr>
              <w:spacing w:before="0" w:after="0" w:line="240" w:lineRule="auto"/>
              <w:rPr>
                <w:ins w:id="846" w:author="Zarrar Khan" w:date="2026-06-17T10:28:00Z" w16du:dateUtc="2026-06-17T05:28:00Z"/>
                <w:color w:val="000000" w:themeColor="text1"/>
                <w:sz w:val="18"/>
                <w:szCs w:val="18"/>
                <w:rPrChange w:id="847" w:author="Zarrar Khan" w:date="2026-06-17T10:29:00Z" w16du:dateUtc="2026-06-17T05:29:00Z">
                  <w:rPr>
                    <w:ins w:id="848" w:author="Zarrar Khan" w:date="2026-06-17T10:28:00Z" w16du:dateUtc="2026-06-17T05:28:00Z"/>
                    <w:sz w:val="20"/>
                    <w:szCs w:val="20"/>
                  </w:rPr>
                </w:rPrChange>
              </w:rPr>
            </w:pPr>
            <w:ins w:id="849" w:author="Zarrar Khan" w:date="2026-06-17T10:28:00Z" w16du:dateUtc="2026-06-17T05:28:00Z">
              <w:r w:rsidRPr="009F063D">
                <w:rPr>
                  <w:rFonts w:ascii="Segoe UI" w:hAnsi="Segoe UI" w:cs="Segoe UI"/>
                  <w:color w:val="000000" w:themeColor="text1"/>
                  <w:sz w:val="18"/>
                  <w:szCs w:val="18"/>
                  <w:rPrChange w:id="850" w:author="Zarrar Khan" w:date="2026-06-17T10:29:00Z" w16du:dateUtc="2026-06-17T05:29:00Z">
                    <w:rPr>
                      <w:rFonts w:ascii="Segoe UI" w:hAnsi="Segoe UI" w:cs="Segoe UI"/>
                      <w:color w:val="BFBFBF"/>
                      <w:sz w:val="20"/>
                      <w:szCs w:val="20"/>
                    </w:rPr>
                  </w:rPrChange>
                </w:rPr>
                <w:t>0.773</w:t>
              </w:r>
            </w:ins>
          </w:p>
        </w:tc>
        <w:tc>
          <w:tcPr>
            <w:tcW w:w="721" w:type="pct"/>
            <w:tcBorders>
              <w:top w:val="single" w:sz="6" w:space="0" w:color="3C3C3C"/>
              <w:left w:val="nil"/>
              <w:bottom w:val="single" w:sz="6" w:space="0" w:color="3C3C3C"/>
              <w:right w:val="nil"/>
            </w:tcBorders>
            <w:vAlign w:val="center"/>
          </w:tcPr>
          <w:p w14:paraId="3D5A53F9" w14:textId="2ACFAC06" w:rsidR="009F063D" w:rsidRPr="009F063D" w:rsidRDefault="009F063D" w:rsidP="009F063D">
            <w:pPr>
              <w:spacing w:before="0" w:after="0" w:line="240" w:lineRule="auto"/>
              <w:rPr>
                <w:ins w:id="851" w:author="Zarrar Khan" w:date="2026-06-17T10:28:00Z" w16du:dateUtc="2026-06-17T05:28:00Z"/>
                <w:color w:val="000000" w:themeColor="text1"/>
                <w:sz w:val="18"/>
                <w:szCs w:val="18"/>
                <w:rPrChange w:id="852" w:author="Zarrar Khan" w:date="2026-06-17T10:29:00Z" w16du:dateUtc="2026-06-17T05:29:00Z">
                  <w:rPr>
                    <w:ins w:id="853" w:author="Zarrar Khan" w:date="2026-06-17T10:28:00Z" w16du:dateUtc="2026-06-17T05:28:00Z"/>
                    <w:sz w:val="20"/>
                    <w:szCs w:val="20"/>
                  </w:rPr>
                </w:rPrChange>
              </w:rPr>
            </w:pPr>
            <w:ins w:id="854" w:author="Zarrar Khan" w:date="2026-06-17T10:28:00Z" w16du:dateUtc="2026-06-17T05:28:00Z">
              <w:r w:rsidRPr="009F063D">
                <w:rPr>
                  <w:rFonts w:ascii="Segoe UI" w:hAnsi="Segoe UI" w:cs="Segoe UI"/>
                  <w:color w:val="000000" w:themeColor="text1"/>
                  <w:sz w:val="18"/>
                  <w:szCs w:val="18"/>
                  <w:rPrChange w:id="855" w:author="Zarrar Khan" w:date="2026-06-17T10:29:00Z" w16du:dateUtc="2026-06-17T05:29:00Z">
                    <w:rPr>
                      <w:rFonts w:ascii="Segoe UI" w:hAnsi="Segoe UI" w:cs="Segoe UI"/>
                      <w:color w:val="BFBFBF"/>
                      <w:sz w:val="20"/>
                      <w:szCs w:val="20"/>
                    </w:rPr>
                  </w:rPrChange>
                </w:rPr>
                <w:t>0.645</w:t>
              </w:r>
            </w:ins>
          </w:p>
        </w:tc>
        <w:tc>
          <w:tcPr>
            <w:tcW w:w="721" w:type="pct"/>
            <w:tcBorders>
              <w:top w:val="single" w:sz="6" w:space="0" w:color="3C3C3C"/>
              <w:left w:val="nil"/>
              <w:bottom w:val="single" w:sz="6" w:space="0" w:color="3C3C3C"/>
              <w:right w:val="nil"/>
            </w:tcBorders>
            <w:vAlign w:val="center"/>
          </w:tcPr>
          <w:p w14:paraId="4D5452F2" w14:textId="7C073ABE" w:rsidR="009F063D" w:rsidRPr="009F063D" w:rsidRDefault="009F063D" w:rsidP="009F063D">
            <w:pPr>
              <w:spacing w:before="0" w:after="0" w:line="240" w:lineRule="auto"/>
              <w:rPr>
                <w:ins w:id="856" w:author="Zarrar Khan" w:date="2026-06-17T10:28:00Z" w16du:dateUtc="2026-06-17T05:28:00Z"/>
                <w:color w:val="000000" w:themeColor="text1"/>
                <w:sz w:val="18"/>
                <w:szCs w:val="18"/>
                <w:rPrChange w:id="857" w:author="Zarrar Khan" w:date="2026-06-17T10:29:00Z" w16du:dateUtc="2026-06-17T05:29:00Z">
                  <w:rPr>
                    <w:ins w:id="858" w:author="Zarrar Khan" w:date="2026-06-17T10:28:00Z" w16du:dateUtc="2026-06-17T05:28:00Z"/>
                    <w:sz w:val="20"/>
                    <w:szCs w:val="20"/>
                  </w:rPr>
                </w:rPrChange>
              </w:rPr>
            </w:pPr>
            <w:ins w:id="859" w:author="Zarrar Khan" w:date="2026-06-17T10:28:00Z" w16du:dateUtc="2026-06-17T05:28:00Z">
              <w:r w:rsidRPr="009F063D">
                <w:rPr>
                  <w:rFonts w:ascii="Segoe UI" w:hAnsi="Segoe UI" w:cs="Segoe UI"/>
                  <w:color w:val="000000" w:themeColor="text1"/>
                  <w:sz w:val="18"/>
                  <w:szCs w:val="18"/>
                  <w:rPrChange w:id="860" w:author="Zarrar Khan" w:date="2026-06-17T10:29:00Z" w16du:dateUtc="2026-06-17T05:29:00Z">
                    <w:rPr>
                      <w:rFonts w:ascii="Segoe UI" w:hAnsi="Segoe UI" w:cs="Segoe UI"/>
                      <w:color w:val="BFBFBF"/>
                      <w:sz w:val="20"/>
                      <w:szCs w:val="20"/>
                    </w:rPr>
                  </w:rPrChange>
                </w:rPr>
                <w:t>0.500</w:t>
              </w:r>
            </w:ins>
          </w:p>
        </w:tc>
      </w:tr>
      <w:tr w:rsidR="009F063D" w14:paraId="422055AF" w14:textId="57B93001" w:rsidTr="009F063D">
        <w:trPr>
          <w:trHeight w:val="24"/>
          <w:ins w:id="861" w:author="Zarrar Khan" w:date="2026-06-17T10:26:00Z" w16du:dateUtc="2026-06-17T05:26:00Z"/>
        </w:trPr>
        <w:tc>
          <w:tcPr>
            <w:tcW w:w="624" w:type="pct"/>
            <w:tcBorders>
              <w:top w:val="single" w:sz="6" w:space="0" w:color="3C3C3C"/>
              <w:left w:val="nil"/>
              <w:bottom w:val="single" w:sz="6" w:space="0" w:color="3C3C3C"/>
              <w:right w:val="nil"/>
            </w:tcBorders>
            <w:tcMar>
              <w:top w:w="72" w:type="dxa"/>
              <w:left w:w="72" w:type="dxa"/>
              <w:bottom w:w="72" w:type="dxa"/>
              <w:right w:w="72" w:type="dxa"/>
            </w:tcMar>
            <w:vAlign w:val="center"/>
          </w:tcPr>
          <w:p w14:paraId="53C7D1D3" w14:textId="3C657FB0" w:rsidR="009F063D" w:rsidRPr="009F063D" w:rsidRDefault="009F063D" w:rsidP="009F063D">
            <w:pPr>
              <w:pBdr>
                <w:top w:val="nil"/>
                <w:left w:val="nil"/>
                <w:bottom w:val="nil"/>
                <w:right w:val="nil"/>
                <w:between w:val="nil"/>
              </w:pBdr>
              <w:spacing w:before="0" w:after="0" w:line="240" w:lineRule="auto"/>
              <w:rPr>
                <w:ins w:id="862" w:author="Zarrar Khan" w:date="2026-06-17T10:26:00Z" w16du:dateUtc="2026-06-17T05:26:00Z"/>
                <w:b/>
                <w:bCs/>
                <w:color w:val="000000" w:themeColor="text1"/>
                <w:sz w:val="18"/>
                <w:szCs w:val="18"/>
                <w:rPrChange w:id="863" w:author="Zarrar Khan" w:date="2026-06-17T10:29:00Z" w16du:dateUtc="2026-06-17T05:29:00Z">
                  <w:rPr>
                    <w:ins w:id="864" w:author="Zarrar Khan" w:date="2026-06-17T10:26:00Z" w16du:dateUtc="2026-06-17T05:26:00Z"/>
                    <w:b/>
                    <w:bCs/>
                    <w:color w:val="21472E"/>
                    <w:sz w:val="20"/>
                    <w:szCs w:val="20"/>
                  </w:rPr>
                </w:rPrChange>
              </w:rPr>
            </w:pPr>
            <w:ins w:id="865" w:author="Zarrar Khan" w:date="2026-06-17T10:28:00Z" w16du:dateUtc="2026-06-17T05:28:00Z">
              <w:r w:rsidRPr="009F063D">
                <w:rPr>
                  <w:rFonts w:ascii="Segoe UI" w:hAnsi="Segoe UI" w:cs="Segoe UI"/>
                  <w:color w:val="000000" w:themeColor="text1"/>
                  <w:sz w:val="18"/>
                  <w:szCs w:val="18"/>
                  <w:rPrChange w:id="866" w:author="Zarrar Khan" w:date="2026-06-17T10:29:00Z" w16du:dateUtc="2026-06-17T05:29:00Z">
                    <w:rPr>
                      <w:rFonts w:ascii="Segoe UI" w:hAnsi="Segoe UI" w:cs="Segoe UI"/>
                      <w:color w:val="BFBFBF"/>
                      <w:sz w:val="20"/>
                      <w:szCs w:val="20"/>
                    </w:rPr>
                  </w:rPrChange>
                </w:rPr>
                <w:t>R2a — 3rd revision</w:t>
              </w:r>
            </w:ins>
          </w:p>
        </w:tc>
        <w:tc>
          <w:tcPr>
            <w:tcW w:w="298" w:type="pct"/>
            <w:tcBorders>
              <w:top w:val="single" w:sz="6" w:space="0" w:color="3C3C3C"/>
              <w:left w:val="nil"/>
              <w:bottom w:val="single" w:sz="6" w:space="0" w:color="3C3C3C"/>
              <w:right w:val="nil"/>
            </w:tcBorders>
            <w:tcMar>
              <w:top w:w="72" w:type="dxa"/>
              <w:left w:w="72" w:type="dxa"/>
              <w:bottom w:w="72" w:type="dxa"/>
              <w:right w:w="72" w:type="dxa"/>
            </w:tcMar>
            <w:vAlign w:val="center"/>
          </w:tcPr>
          <w:p w14:paraId="681590E4" w14:textId="1CE055BC" w:rsidR="009F063D" w:rsidRPr="009F063D" w:rsidRDefault="009F063D" w:rsidP="009F063D">
            <w:pPr>
              <w:rPr>
                <w:ins w:id="867" w:author="Zarrar Khan" w:date="2026-06-17T10:26:00Z" w16du:dateUtc="2026-06-17T05:26:00Z"/>
                <w:color w:val="000000" w:themeColor="text1"/>
                <w:sz w:val="18"/>
                <w:szCs w:val="18"/>
                <w:rPrChange w:id="868" w:author="Zarrar Khan" w:date="2026-06-17T10:29:00Z" w16du:dateUtc="2026-06-17T05:29:00Z">
                  <w:rPr>
                    <w:ins w:id="869" w:author="Zarrar Khan" w:date="2026-06-17T10:26:00Z" w16du:dateUtc="2026-06-17T05:26:00Z"/>
                    <w:sz w:val="20"/>
                    <w:szCs w:val="20"/>
                  </w:rPr>
                </w:rPrChange>
              </w:rPr>
            </w:pPr>
            <w:ins w:id="870" w:author="Zarrar Khan" w:date="2026-06-17T10:28:00Z" w16du:dateUtc="2026-06-17T05:28:00Z">
              <w:r w:rsidRPr="009F063D">
                <w:rPr>
                  <w:rFonts w:ascii="Segoe UI" w:hAnsi="Segoe UI" w:cs="Segoe UI"/>
                  <w:color w:val="000000" w:themeColor="text1"/>
                  <w:sz w:val="18"/>
                  <w:szCs w:val="18"/>
                  <w:rPrChange w:id="871" w:author="Zarrar Khan" w:date="2026-06-17T10:29:00Z" w16du:dateUtc="2026-06-17T05:29:00Z">
                    <w:rPr>
                      <w:rFonts w:ascii="Segoe UI" w:hAnsi="Segoe UI" w:cs="Segoe UI"/>
                      <w:color w:val="BFBFBF"/>
                      <w:sz w:val="20"/>
                      <w:szCs w:val="20"/>
                    </w:rPr>
                  </w:rPrChange>
                </w:rPr>
                <w:t>103</w:t>
              </w:r>
            </w:ins>
          </w:p>
        </w:tc>
        <w:tc>
          <w:tcPr>
            <w:tcW w:w="829" w:type="pct"/>
            <w:gridSpan w:val="2"/>
            <w:tcBorders>
              <w:top w:val="single" w:sz="6" w:space="0" w:color="3C3C3C"/>
              <w:left w:val="nil"/>
              <w:bottom w:val="single" w:sz="6" w:space="0" w:color="3C3C3C"/>
              <w:right w:val="nil"/>
            </w:tcBorders>
            <w:tcMar>
              <w:top w:w="72" w:type="dxa"/>
              <w:left w:w="72" w:type="dxa"/>
              <w:bottom w:w="72" w:type="dxa"/>
              <w:right w:w="72" w:type="dxa"/>
            </w:tcMar>
            <w:vAlign w:val="center"/>
          </w:tcPr>
          <w:p w14:paraId="1E646D79" w14:textId="6545DC1F" w:rsidR="009F063D" w:rsidRPr="009F063D" w:rsidRDefault="009F063D" w:rsidP="009F063D">
            <w:pPr>
              <w:pBdr>
                <w:top w:val="nil"/>
                <w:left w:val="nil"/>
                <w:bottom w:val="nil"/>
                <w:right w:val="nil"/>
                <w:between w:val="nil"/>
              </w:pBdr>
              <w:spacing w:before="0" w:after="0" w:line="240" w:lineRule="auto"/>
              <w:rPr>
                <w:ins w:id="872" w:author="Zarrar Khan" w:date="2026-06-17T10:26:00Z" w16du:dateUtc="2026-06-17T05:26:00Z"/>
                <w:color w:val="000000" w:themeColor="text1"/>
                <w:sz w:val="18"/>
                <w:szCs w:val="18"/>
                <w:rPrChange w:id="873" w:author="Zarrar Khan" w:date="2026-06-17T10:29:00Z" w16du:dateUtc="2026-06-17T05:29:00Z">
                  <w:rPr>
                    <w:ins w:id="874" w:author="Zarrar Khan" w:date="2026-06-17T10:26:00Z" w16du:dateUtc="2026-06-17T05:26:00Z"/>
                    <w:sz w:val="20"/>
                    <w:szCs w:val="20"/>
                  </w:rPr>
                </w:rPrChange>
              </w:rPr>
            </w:pPr>
            <w:ins w:id="875" w:author="Zarrar Khan" w:date="2026-06-17T10:28:00Z" w16du:dateUtc="2026-06-17T05:28:00Z">
              <w:r w:rsidRPr="009F063D">
                <w:rPr>
                  <w:rFonts w:ascii="Segoe UI" w:hAnsi="Segoe UI" w:cs="Segoe UI"/>
                  <w:color w:val="000000" w:themeColor="text1"/>
                  <w:sz w:val="18"/>
                  <w:szCs w:val="18"/>
                  <w:rPrChange w:id="876" w:author="Zarrar Khan" w:date="2026-06-17T10:29:00Z" w16du:dateUtc="2026-06-17T05:29:00Z">
                    <w:rPr>
                      <w:rFonts w:ascii="Segoe UI" w:hAnsi="Segoe UI" w:cs="Segoe UI"/>
                      <w:color w:val="BFBFBF"/>
                      <w:sz w:val="20"/>
                      <w:szCs w:val="20"/>
                    </w:rPr>
                  </w:rPrChange>
                </w:rPr>
                <w:t>0.897</w:t>
              </w:r>
            </w:ins>
          </w:p>
        </w:tc>
        <w:tc>
          <w:tcPr>
            <w:tcW w:w="582" w:type="pct"/>
            <w:tcBorders>
              <w:top w:val="single" w:sz="6" w:space="0" w:color="3C3C3C"/>
              <w:left w:val="nil"/>
              <w:bottom w:val="single" w:sz="6" w:space="0" w:color="3C3C3C"/>
              <w:right w:val="nil"/>
            </w:tcBorders>
            <w:vAlign w:val="center"/>
          </w:tcPr>
          <w:p w14:paraId="65E8852B" w14:textId="441A6E66" w:rsidR="009F063D" w:rsidRPr="009F063D" w:rsidRDefault="009F063D" w:rsidP="009F063D">
            <w:pPr>
              <w:pBdr>
                <w:top w:val="nil"/>
                <w:left w:val="nil"/>
                <w:bottom w:val="nil"/>
                <w:right w:val="nil"/>
                <w:between w:val="nil"/>
              </w:pBdr>
              <w:spacing w:before="0" w:after="0" w:line="240" w:lineRule="auto"/>
              <w:rPr>
                <w:ins w:id="877" w:author="Zarrar Khan" w:date="2026-06-17T10:27:00Z" w16du:dateUtc="2026-06-17T05:27:00Z"/>
                <w:color w:val="000000" w:themeColor="text1"/>
                <w:sz w:val="18"/>
                <w:szCs w:val="18"/>
                <w:rPrChange w:id="878" w:author="Zarrar Khan" w:date="2026-06-17T10:29:00Z" w16du:dateUtc="2026-06-17T05:29:00Z">
                  <w:rPr>
                    <w:ins w:id="879" w:author="Zarrar Khan" w:date="2026-06-17T10:27:00Z" w16du:dateUtc="2026-06-17T05:27:00Z"/>
                    <w:sz w:val="20"/>
                    <w:szCs w:val="20"/>
                  </w:rPr>
                </w:rPrChange>
              </w:rPr>
            </w:pPr>
            <w:ins w:id="880" w:author="Zarrar Khan" w:date="2026-06-17T10:28:00Z" w16du:dateUtc="2026-06-17T05:28:00Z">
              <w:r w:rsidRPr="009F063D">
                <w:rPr>
                  <w:rFonts w:ascii="Segoe UI" w:hAnsi="Segoe UI" w:cs="Segoe UI"/>
                  <w:color w:val="000000" w:themeColor="text1"/>
                  <w:sz w:val="18"/>
                  <w:szCs w:val="18"/>
                  <w:rPrChange w:id="881" w:author="Zarrar Khan" w:date="2026-06-17T10:29:00Z" w16du:dateUtc="2026-06-17T05:29:00Z">
                    <w:rPr>
                      <w:rFonts w:ascii="Segoe UI" w:hAnsi="Segoe UI" w:cs="Segoe UI"/>
                      <w:color w:val="BFBFBF"/>
                      <w:sz w:val="20"/>
                      <w:szCs w:val="20"/>
                    </w:rPr>
                  </w:rPrChange>
                </w:rPr>
                <w:t>0.905</w:t>
              </w:r>
            </w:ins>
          </w:p>
        </w:tc>
        <w:tc>
          <w:tcPr>
            <w:tcW w:w="667" w:type="pct"/>
            <w:tcBorders>
              <w:top w:val="single" w:sz="6" w:space="0" w:color="3C3C3C"/>
              <w:left w:val="nil"/>
              <w:bottom w:val="single" w:sz="6" w:space="0" w:color="3C3C3C"/>
              <w:right w:val="nil"/>
            </w:tcBorders>
            <w:vAlign w:val="center"/>
          </w:tcPr>
          <w:p w14:paraId="6ACE9723" w14:textId="450A106D" w:rsidR="009F063D" w:rsidRPr="009F063D" w:rsidRDefault="009F063D" w:rsidP="009F063D">
            <w:pPr>
              <w:pBdr>
                <w:top w:val="nil"/>
                <w:left w:val="nil"/>
                <w:bottom w:val="nil"/>
                <w:right w:val="nil"/>
                <w:between w:val="nil"/>
              </w:pBdr>
              <w:spacing w:before="0" w:after="0" w:line="240" w:lineRule="auto"/>
              <w:rPr>
                <w:ins w:id="882" w:author="Zarrar Khan" w:date="2026-06-17T10:28:00Z" w16du:dateUtc="2026-06-17T05:28:00Z"/>
                <w:color w:val="000000" w:themeColor="text1"/>
                <w:sz w:val="18"/>
                <w:szCs w:val="18"/>
                <w:rPrChange w:id="883" w:author="Zarrar Khan" w:date="2026-06-17T10:29:00Z" w16du:dateUtc="2026-06-17T05:29:00Z">
                  <w:rPr>
                    <w:ins w:id="884" w:author="Zarrar Khan" w:date="2026-06-17T10:28:00Z" w16du:dateUtc="2026-06-17T05:28:00Z"/>
                    <w:sz w:val="20"/>
                    <w:szCs w:val="20"/>
                  </w:rPr>
                </w:rPrChange>
              </w:rPr>
            </w:pPr>
            <w:ins w:id="885" w:author="Zarrar Khan" w:date="2026-06-17T10:28:00Z" w16du:dateUtc="2026-06-17T05:28:00Z">
              <w:r w:rsidRPr="009F063D">
                <w:rPr>
                  <w:rFonts w:ascii="Segoe UI" w:hAnsi="Segoe UI" w:cs="Segoe UI"/>
                  <w:color w:val="000000" w:themeColor="text1"/>
                  <w:sz w:val="18"/>
                  <w:szCs w:val="18"/>
                  <w:rPrChange w:id="886" w:author="Zarrar Khan" w:date="2026-06-17T10:29:00Z" w16du:dateUtc="2026-06-17T05:29:00Z">
                    <w:rPr>
                      <w:rFonts w:ascii="Segoe UI" w:hAnsi="Segoe UI" w:cs="Segoe UI"/>
                      <w:color w:val="BFBFBF"/>
                      <w:sz w:val="20"/>
                      <w:szCs w:val="20"/>
                    </w:rPr>
                  </w:rPrChange>
                </w:rPr>
                <w:t>0.788</w:t>
              </w:r>
            </w:ins>
          </w:p>
        </w:tc>
        <w:tc>
          <w:tcPr>
            <w:tcW w:w="557" w:type="pct"/>
            <w:tcBorders>
              <w:top w:val="single" w:sz="6" w:space="0" w:color="3C3C3C"/>
              <w:left w:val="nil"/>
              <w:bottom w:val="single" w:sz="6" w:space="0" w:color="3C3C3C"/>
              <w:right w:val="nil"/>
            </w:tcBorders>
            <w:vAlign w:val="center"/>
          </w:tcPr>
          <w:p w14:paraId="1289168C" w14:textId="2E25097A" w:rsidR="009F063D" w:rsidRPr="009F063D" w:rsidRDefault="009F063D" w:rsidP="009F063D">
            <w:pPr>
              <w:pBdr>
                <w:top w:val="nil"/>
                <w:left w:val="nil"/>
                <w:bottom w:val="nil"/>
                <w:right w:val="nil"/>
                <w:between w:val="nil"/>
              </w:pBdr>
              <w:spacing w:before="0" w:after="0" w:line="240" w:lineRule="auto"/>
              <w:rPr>
                <w:ins w:id="887" w:author="Zarrar Khan" w:date="2026-06-17T10:28:00Z" w16du:dateUtc="2026-06-17T05:28:00Z"/>
                <w:color w:val="000000" w:themeColor="text1"/>
                <w:sz w:val="18"/>
                <w:szCs w:val="18"/>
                <w:rPrChange w:id="888" w:author="Zarrar Khan" w:date="2026-06-17T10:29:00Z" w16du:dateUtc="2026-06-17T05:29:00Z">
                  <w:rPr>
                    <w:ins w:id="889" w:author="Zarrar Khan" w:date="2026-06-17T10:28:00Z" w16du:dateUtc="2026-06-17T05:28:00Z"/>
                    <w:sz w:val="20"/>
                    <w:szCs w:val="20"/>
                  </w:rPr>
                </w:rPrChange>
              </w:rPr>
            </w:pPr>
            <w:ins w:id="890" w:author="Zarrar Khan" w:date="2026-06-17T10:28:00Z" w16du:dateUtc="2026-06-17T05:28:00Z">
              <w:r w:rsidRPr="009F063D">
                <w:rPr>
                  <w:rFonts w:ascii="Segoe UI" w:hAnsi="Segoe UI" w:cs="Segoe UI"/>
                  <w:color w:val="000000" w:themeColor="text1"/>
                  <w:sz w:val="18"/>
                  <w:szCs w:val="18"/>
                  <w:rPrChange w:id="891" w:author="Zarrar Khan" w:date="2026-06-17T10:29:00Z" w16du:dateUtc="2026-06-17T05:29:00Z">
                    <w:rPr>
                      <w:rFonts w:ascii="Segoe UI" w:hAnsi="Segoe UI" w:cs="Segoe UI"/>
                      <w:color w:val="BFBFBF"/>
                      <w:sz w:val="20"/>
                      <w:szCs w:val="20"/>
                    </w:rPr>
                  </w:rPrChange>
                </w:rPr>
                <w:t>0.839</w:t>
              </w:r>
            </w:ins>
          </w:p>
        </w:tc>
        <w:tc>
          <w:tcPr>
            <w:tcW w:w="721" w:type="pct"/>
            <w:tcBorders>
              <w:top w:val="single" w:sz="6" w:space="0" w:color="3C3C3C"/>
              <w:left w:val="nil"/>
              <w:bottom w:val="single" w:sz="6" w:space="0" w:color="3C3C3C"/>
              <w:right w:val="nil"/>
            </w:tcBorders>
            <w:vAlign w:val="center"/>
          </w:tcPr>
          <w:p w14:paraId="3032C3DD" w14:textId="5DE96C07" w:rsidR="009F063D" w:rsidRPr="009F063D" w:rsidRDefault="009F063D" w:rsidP="009F063D">
            <w:pPr>
              <w:pBdr>
                <w:top w:val="nil"/>
                <w:left w:val="nil"/>
                <w:bottom w:val="nil"/>
                <w:right w:val="nil"/>
                <w:between w:val="nil"/>
              </w:pBdr>
              <w:spacing w:before="0" w:after="0" w:line="240" w:lineRule="auto"/>
              <w:rPr>
                <w:ins w:id="892" w:author="Zarrar Khan" w:date="2026-06-17T10:28:00Z" w16du:dateUtc="2026-06-17T05:28:00Z"/>
                <w:color w:val="000000" w:themeColor="text1"/>
                <w:sz w:val="18"/>
                <w:szCs w:val="18"/>
                <w:rPrChange w:id="893" w:author="Zarrar Khan" w:date="2026-06-17T10:29:00Z" w16du:dateUtc="2026-06-17T05:29:00Z">
                  <w:rPr>
                    <w:ins w:id="894" w:author="Zarrar Khan" w:date="2026-06-17T10:28:00Z" w16du:dateUtc="2026-06-17T05:28:00Z"/>
                    <w:sz w:val="20"/>
                    <w:szCs w:val="20"/>
                  </w:rPr>
                </w:rPrChange>
              </w:rPr>
            </w:pPr>
            <w:ins w:id="895" w:author="Zarrar Khan" w:date="2026-06-17T10:28:00Z" w16du:dateUtc="2026-06-17T05:28:00Z">
              <w:r w:rsidRPr="009F063D">
                <w:rPr>
                  <w:rFonts w:ascii="Segoe UI" w:hAnsi="Segoe UI" w:cs="Segoe UI"/>
                  <w:color w:val="000000" w:themeColor="text1"/>
                  <w:sz w:val="18"/>
                  <w:szCs w:val="18"/>
                  <w:rPrChange w:id="896" w:author="Zarrar Khan" w:date="2026-06-17T10:29:00Z" w16du:dateUtc="2026-06-17T05:29:00Z">
                    <w:rPr>
                      <w:rFonts w:ascii="Segoe UI" w:hAnsi="Segoe UI" w:cs="Segoe UI"/>
                      <w:color w:val="BFBFBF"/>
                      <w:sz w:val="20"/>
                      <w:szCs w:val="20"/>
                    </w:rPr>
                  </w:rPrChange>
                </w:rPr>
                <w:t>0.770</w:t>
              </w:r>
            </w:ins>
          </w:p>
        </w:tc>
        <w:tc>
          <w:tcPr>
            <w:tcW w:w="721" w:type="pct"/>
            <w:tcBorders>
              <w:top w:val="single" w:sz="6" w:space="0" w:color="3C3C3C"/>
              <w:left w:val="nil"/>
              <w:bottom w:val="single" w:sz="6" w:space="0" w:color="3C3C3C"/>
              <w:right w:val="nil"/>
            </w:tcBorders>
            <w:vAlign w:val="center"/>
          </w:tcPr>
          <w:p w14:paraId="2690C84F" w14:textId="5EE23929" w:rsidR="009F063D" w:rsidRPr="009F063D" w:rsidRDefault="009F063D" w:rsidP="009F063D">
            <w:pPr>
              <w:pBdr>
                <w:top w:val="nil"/>
                <w:left w:val="nil"/>
                <w:bottom w:val="nil"/>
                <w:right w:val="nil"/>
                <w:between w:val="nil"/>
              </w:pBdr>
              <w:spacing w:before="0" w:after="0" w:line="240" w:lineRule="auto"/>
              <w:rPr>
                <w:ins w:id="897" w:author="Zarrar Khan" w:date="2026-06-17T10:28:00Z" w16du:dateUtc="2026-06-17T05:28:00Z"/>
                <w:color w:val="000000" w:themeColor="text1"/>
                <w:sz w:val="18"/>
                <w:szCs w:val="18"/>
                <w:rPrChange w:id="898" w:author="Zarrar Khan" w:date="2026-06-17T10:29:00Z" w16du:dateUtc="2026-06-17T05:29:00Z">
                  <w:rPr>
                    <w:ins w:id="899" w:author="Zarrar Khan" w:date="2026-06-17T10:28:00Z" w16du:dateUtc="2026-06-17T05:28:00Z"/>
                    <w:sz w:val="20"/>
                    <w:szCs w:val="20"/>
                  </w:rPr>
                </w:rPrChange>
              </w:rPr>
            </w:pPr>
            <w:ins w:id="900" w:author="Zarrar Khan" w:date="2026-06-17T10:28:00Z" w16du:dateUtc="2026-06-17T05:28:00Z">
              <w:r w:rsidRPr="009F063D">
                <w:rPr>
                  <w:rFonts w:ascii="Segoe UI" w:hAnsi="Segoe UI" w:cs="Segoe UI"/>
                  <w:color w:val="000000" w:themeColor="text1"/>
                  <w:sz w:val="18"/>
                  <w:szCs w:val="18"/>
                  <w:rPrChange w:id="901" w:author="Zarrar Khan" w:date="2026-06-17T10:29:00Z" w16du:dateUtc="2026-06-17T05:29:00Z">
                    <w:rPr>
                      <w:rFonts w:ascii="Segoe UI" w:hAnsi="Segoe UI" w:cs="Segoe UI"/>
                      <w:color w:val="BFBFBF"/>
                      <w:sz w:val="20"/>
                      <w:szCs w:val="20"/>
                    </w:rPr>
                  </w:rPrChange>
                </w:rPr>
                <w:t>0.765</w:t>
              </w:r>
            </w:ins>
          </w:p>
        </w:tc>
      </w:tr>
      <w:tr w:rsidR="009F063D" w14:paraId="719C19DA" w14:textId="73C2BB00" w:rsidTr="009F063D">
        <w:trPr>
          <w:ins w:id="902" w:author="Zarrar Khan" w:date="2026-06-17T10:26:00Z" w16du:dateUtc="2026-06-17T05:26:00Z"/>
        </w:trPr>
        <w:tc>
          <w:tcPr>
            <w:tcW w:w="624" w:type="pct"/>
            <w:tcBorders>
              <w:top w:val="single" w:sz="6" w:space="0" w:color="3C3C3C"/>
              <w:left w:val="nil"/>
              <w:bottom w:val="single" w:sz="6" w:space="0" w:color="3C3C3C"/>
              <w:right w:val="nil"/>
            </w:tcBorders>
            <w:tcMar>
              <w:top w:w="72" w:type="dxa"/>
              <w:left w:w="72" w:type="dxa"/>
              <w:bottom w:w="72" w:type="dxa"/>
              <w:right w:w="72" w:type="dxa"/>
            </w:tcMar>
            <w:vAlign w:val="center"/>
          </w:tcPr>
          <w:p w14:paraId="5CBD2FF2" w14:textId="4C94D9EB" w:rsidR="009F063D" w:rsidRPr="009F063D" w:rsidRDefault="009F063D" w:rsidP="009F063D">
            <w:pPr>
              <w:pBdr>
                <w:top w:val="nil"/>
                <w:left w:val="nil"/>
                <w:bottom w:val="nil"/>
                <w:right w:val="nil"/>
                <w:between w:val="nil"/>
              </w:pBdr>
              <w:spacing w:before="0" w:after="0" w:line="240" w:lineRule="auto"/>
              <w:rPr>
                <w:ins w:id="903" w:author="Zarrar Khan" w:date="2026-06-17T10:26:00Z" w16du:dateUtc="2026-06-17T05:26:00Z"/>
                <w:b/>
                <w:bCs/>
                <w:color w:val="000000" w:themeColor="text1"/>
                <w:sz w:val="18"/>
                <w:szCs w:val="18"/>
                <w:rPrChange w:id="904" w:author="Zarrar Khan" w:date="2026-06-17T10:29:00Z" w16du:dateUtc="2026-06-17T05:29:00Z">
                  <w:rPr>
                    <w:ins w:id="905" w:author="Zarrar Khan" w:date="2026-06-17T10:26:00Z" w16du:dateUtc="2026-06-17T05:26:00Z"/>
                    <w:b/>
                    <w:bCs/>
                    <w:color w:val="21472E"/>
                    <w:sz w:val="20"/>
                    <w:szCs w:val="20"/>
                  </w:rPr>
                </w:rPrChange>
              </w:rPr>
            </w:pPr>
            <w:ins w:id="906" w:author="Zarrar Khan" w:date="2026-06-17T10:28:00Z" w16du:dateUtc="2026-06-17T05:28:00Z">
              <w:r w:rsidRPr="009F063D">
                <w:rPr>
                  <w:rStyle w:val="Strong"/>
                  <w:rFonts w:ascii="Segoe UI" w:hAnsi="Segoe UI" w:cs="Segoe UI"/>
                  <w:color w:val="000000" w:themeColor="text1"/>
                  <w:sz w:val="18"/>
                  <w:szCs w:val="18"/>
                  <w:rPrChange w:id="907" w:author="Zarrar Khan" w:date="2026-06-17T10:29:00Z" w16du:dateUtc="2026-06-17T05:29:00Z">
                    <w:rPr>
                      <w:rStyle w:val="Strong"/>
                      <w:rFonts w:ascii="Segoe UI" w:hAnsi="Segoe UI" w:cs="Segoe UI"/>
                      <w:color w:val="BFBFBF"/>
                      <w:sz w:val="20"/>
                      <w:szCs w:val="20"/>
                    </w:rPr>
                  </w:rPrChange>
                </w:rPr>
                <w:t xml:space="preserve">R2b </w:t>
              </w:r>
            </w:ins>
          </w:p>
        </w:tc>
        <w:tc>
          <w:tcPr>
            <w:tcW w:w="298" w:type="pct"/>
            <w:tcBorders>
              <w:top w:val="single" w:sz="6" w:space="0" w:color="3C3C3C"/>
              <w:left w:val="nil"/>
              <w:bottom w:val="single" w:sz="6" w:space="0" w:color="3C3C3C"/>
              <w:right w:val="nil"/>
            </w:tcBorders>
            <w:tcMar>
              <w:top w:w="72" w:type="dxa"/>
              <w:left w:w="72" w:type="dxa"/>
              <w:bottom w:w="72" w:type="dxa"/>
              <w:right w:w="72" w:type="dxa"/>
            </w:tcMar>
            <w:vAlign w:val="center"/>
          </w:tcPr>
          <w:p w14:paraId="60E52E0E" w14:textId="4D7FA495" w:rsidR="009F063D" w:rsidRPr="009F063D" w:rsidRDefault="009F063D" w:rsidP="009F063D">
            <w:pPr>
              <w:pBdr>
                <w:top w:val="nil"/>
                <w:left w:val="nil"/>
                <w:bottom w:val="nil"/>
                <w:right w:val="nil"/>
                <w:between w:val="nil"/>
              </w:pBdr>
              <w:spacing w:before="0" w:after="0" w:line="240" w:lineRule="auto"/>
              <w:rPr>
                <w:ins w:id="908" w:author="Zarrar Khan" w:date="2026-06-17T10:26:00Z" w16du:dateUtc="2026-06-17T05:26:00Z"/>
                <w:color w:val="000000" w:themeColor="text1"/>
                <w:sz w:val="18"/>
                <w:szCs w:val="18"/>
                <w:rPrChange w:id="909" w:author="Zarrar Khan" w:date="2026-06-17T10:29:00Z" w16du:dateUtc="2026-06-17T05:29:00Z">
                  <w:rPr>
                    <w:ins w:id="910" w:author="Zarrar Khan" w:date="2026-06-17T10:26:00Z" w16du:dateUtc="2026-06-17T05:26:00Z"/>
                    <w:sz w:val="20"/>
                    <w:szCs w:val="20"/>
                  </w:rPr>
                </w:rPrChange>
              </w:rPr>
            </w:pPr>
            <w:ins w:id="911" w:author="Zarrar Khan" w:date="2026-06-17T10:28:00Z" w16du:dateUtc="2026-06-17T05:28:00Z">
              <w:r w:rsidRPr="009F063D">
                <w:rPr>
                  <w:rStyle w:val="Strong"/>
                  <w:rFonts w:ascii="Segoe UI" w:hAnsi="Segoe UI" w:cs="Segoe UI"/>
                  <w:color w:val="000000" w:themeColor="text1"/>
                  <w:sz w:val="18"/>
                  <w:szCs w:val="18"/>
                  <w:rPrChange w:id="912" w:author="Zarrar Khan" w:date="2026-06-17T10:29:00Z" w16du:dateUtc="2026-06-17T05:29:00Z">
                    <w:rPr>
                      <w:rStyle w:val="Strong"/>
                      <w:rFonts w:ascii="Segoe UI" w:hAnsi="Segoe UI" w:cs="Segoe UI"/>
                      <w:color w:val="BFBFBF"/>
                      <w:sz w:val="20"/>
                      <w:szCs w:val="20"/>
                    </w:rPr>
                  </w:rPrChange>
                </w:rPr>
                <w:t>103</w:t>
              </w:r>
            </w:ins>
          </w:p>
        </w:tc>
        <w:tc>
          <w:tcPr>
            <w:tcW w:w="829" w:type="pct"/>
            <w:gridSpan w:val="2"/>
            <w:tcBorders>
              <w:top w:val="single" w:sz="6" w:space="0" w:color="3C3C3C"/>
              <w:left w:val="nil"/>
              <w:bottom w:val="single" w:sz="6" w:space="0" w:color="3C3C3C"/>
              <w:right w:val="nil"/>
            </w:tcBorders>
            <w:tcMar>
              <w:top w:w="72" w:type="dxa"/>
              <w:left w:w="72" w:type="dxa"/>
              <w:bottom w:w="72" w:type="dxa"/>
              <w:right w:w="72" w:type="dxa"/>
            </w:tcMar>
            <w:vAlign w:val="center"/>
          </w:tcPr>
          <w:p w14:paraId="5324B271" w14:textId="34D9B528" w:rsidR="009F063D" w:rsidRPr="009F063D" w:rsidRDefault="009F063D" w:rsidP="009F063D">
            <w:pPr>
              <w:pBdr>
                <w:top w:val="nil"/>
                <w:left w:val="nil"/>
                <w:bottom w:val="nil"/>
                <w:right w:val="nil"/>
                <w:between w:val="nil"/>
              </w:pBdr>
              <w:spacing w:before="0" w:after="0" w:line="240" w:lineRule="auto"/>
              <w:rPr>
                <w:ins w:id="913" w:author="Zarrar Khan" w:date="2026-06-17T10:26:00Z" w16du:dateUtc="2026-06-17T05:26:00Z"/>
                <w:color w:val="000000" w:themeColor="text1"/>
                <w:sz w:val="18"/>
                <w:szCs w:val="18"/>
                <w:rPrChange w:id="914" w:author="Zarrar Khan" w:date="2026-06-17T10:29:00Z" w16du:dateUtc="2026-06-17T05:29:00Z">
                  <w:rPr>
                    <w:ins w:id="915" w:author="Zarrar Khan" w:date="2026-06-17T10:26:00Z" w16du:dateUtc="2026-06-17T05:26:00Z"/>
                    <w:sz w:val="20"/>
                    <w:szCs w:val="20"/>
                  </w:rPr>
                </w:rPrChange>
              </w:rPr>
            </w:pPr>
            <w:ins w:id="916" w:author="Zarrar Khan" w:date="2026-06-17T10:28:00Z" w16du:dateUtc="2026-06-17T05:28:00Z">
              <w:r w:rsidRPr="009F063D">
                <w:rPr>
                  <w:rStyle w:val="Strong"/>
                  <w:rFonts w:ascii="Segoe UI" w:hAnsi="Segoe UI" w:cs="Segoe UI"/>
                  <w:color w:val="000000" w:themeColor="text1"/>
                  <w:sz w:val="18"/>
                  <w:szCs w:val="18"/>
                  <w:rPrChange w:id="917" w:author="Zarrar Khan" w:date="2026-06-17T10:29:00Z" w16du:dateUtc="2026-06-17T05:29:00Z">
                    <w:rPr>
                      <w:rStyle w:val="Strong"/>
                      <w:rFonts w:ascii="Segoe UI" w:hAnsi="Segoe UI" w:cs="Segoe UI"/>
                      <w:color w:val="BFBFBF"/>
                      <w:sz w:val="20"/>
                      <w:szCs w:val="20"/>
                    </w:rPr>
                  </w:rPrChange>
                </w:rPr>
                <w:t>0.966</w:t>
              </w:r>
            </w:ins>
          </w:p>
        </w:tc>
        <w:tc>
          <w:tcPr>
            <w:tcW w:w="582" w:type="pct"/>
            <w:tcBorders>
              <w:top w:val="single" w:sz="6" w:space="0" w:color="3C3C3C"/>
              <w:left w:val="nil"/>
              <w:bottom w:val="single" w:sz="6" w:space="0" w:color="3C3C3C"/>
              <w:right w:val="nil"/>
            </w:tcBorders>
            <w:vAlign w:val="center"/>
          </w:tcPr>
          <w:p w14:paraId="3CC10A74" w14:textId="1F078EE2" w:rsidR="009F063D" w:rsidRPr="009F063D" w:rsidRDefault="009F063D" w:rsidP="009F063D">
            <w:pPr>
              <w:pBdr>
                <w:top w:val="nil"/>
                <w:left w:val="nil"/>
                <w:bottom w:val="nil"/>
                <w:right w:val="nil"/>
                <w:between w:val="nil"/>
              </w:pBdr>
              <w:spacing w:before="0" w:after="0" w:line="240" w:lineRule="auto"/>
              <w:rPr>
                <w:ins w:id="918" w:author="Zarrar Khan" w:date="2026-06-17T10:27:00Z" w16du:dateUtc="2026-06-17T05:27:00Z"/>
                <w:color w:val="000000" w:themeColor="text1"/>
                <w:sz w:val="18"/>
                <w:szCs w:val="18"/>
                <w:rPrChange w:id="919" w:author="Zarrar Khan" w:date="2026-06-17T10:29:00Z" w16du:dateUtc="2026-06-17T05:29:00Z">
                  <w:rPr>
                    <w:ins w:id="920" w:author="Zarrar Khan" w:date="2026-06-17T10:27:00Z" w16du:dateUtc="2026-06-17T05:27:00Z"/>
                    <w:sz w:val="20"/>
                    <w:szCs w:val="20"/>
                  </w:rPr>
                </w:rPrChange>
              </w:rPr>
            </w:pPr>
            <w:ins w:id="921" w:author="Zarrar Khan" w:date="2026-06-17T10:28:00Z" w16du:dateUtc="2026-06-17T05:28:00Z">
              <w:r w:rsidRPr="009F063D">
                <w:rPr>
                  <w:rStyle w:val="Strong"/>
                  <w:rFonts w:ascii="Segoe UI" w:hAnsi="Segoe UI" w:cs="Segoe UI"/>
                  <w:color w:val="000000" w:themeColor="text1"/>
                  <w:sz w:val="18"/>
                  <w:szCs w:val="18"/>
                  <w:rPrChange w:id="922" w:author="Zarrar Khan" w:date="2026-06-17T10:29:00Z" w16du:dateUtc="2026-06-17T05:29:00Z">
                    <w:rPr>
                      <w:rStyle w:val="Strong"/>
                      <w:rFonts w:ascii="Segoe UI" w:hAnsi="Segoe UI" w:cs="Segoe UI"/>
                      <w:color w:val="BFBFBF"/>
                      <w:sz w:val="20"/>
                      <w:szCs w:val="20"/>
                    </w:rPr>
                  </w:rPrChange>
                </w:rPr>
                <w:t>0.838</w:t>
              </w:r>
            </w:ins>
          </w:p>
        </w:tc>
        <w:tc>
          <w:tcPr>
            <w:tcW w:w="667" w:type="pct"/>
            <w:tcBorders>
              <w:top w:val="single" w:sz="6" w:space="0" w:color="3C3C3C"/>
              <w:left w:val="nil"/>
              <w:bottom w:val="single" w:sz="6" w:space="0" w:color="3C3C3C"/>
              <w:right w:val="nil"/>
            </w:tcBorders>
            <w:vAlign w:val="center"/>
          </w:tcPr>
          <w:p w14:paraId="7C4A28F2" w14:textId="0001354B" w:rsidR="009F063D" w:rsidRPr="009F063D" w:rsidRDefault="009F063D" w:rsidP="009F063D">
            <w:pPr>
              <w:pBdr>
                <w:top w:val="nil"/>
                <w:left w:val="nil"/>
                <w:bottom w:val="nil"/>
                <w:right w:val="nil"/>
                <w:between w:val="nil"/>
              </w:pBdr>
              <w:spacing w:before="0" w:after="0" w:line="240" w:lineRule="auto"/>
              <w:rPr>
                <w:ins w:id="923" w:author="Zarrar Khan" w:date="2026-06-17T10:28:00Z" w16du:dateUtc="2026-06-17T05:28:00Z"/>
                <w:color w:val="000000" w:themeColor="text1"/>
                <w:sz w:val="18"/>
                <w:szCs w:val="18"/>
                <w:rPrChange w:id="924" w:author="Zarrar Khan" w:date="2026-06-17T10:29:00Z" w16du:dateUtc="2026-06-17T05:29:00Z">
                  <w:rPr>
                    <w:ins w:id="925" w:author="Zarrar Khan" w:date="2026-06-17T10:28:00Z" w16du:dateUtc="2026-06-17T05:28:00Z"/>
                    <w:sz w:val="20"/>
                    <w:szCs w:val="20"/>
                  </w:rPr>
                </w:rPrChange>
              </w:rPr>
            </w:pPr>
            <w:ins w:id="926" w:author="Zarrar Khan" w:date="2026-06-17T10:28:00Z" w16du:dateUtc="2026-06-17T05:28:00Z">
              <w:r w:rsidRPr="009F063D">
                <w:rPr>
                  <w:rStyle w:val="Strong"/>
                  <w:rFonts w:ascii="Segoe UI" w:hAnsi="Segoe UI" w:cs="Segoe UI"/>
                  <w:color w:val="000000" w:themeColor="text1"/>
                  <w:sz w:val="18"/>
                  <w:szCs w:val="18"/>
                  <w:rPrChange w:id="927" w:author="Zarrar Khan" w:date="2026-06-17T10:29:00Z" w16du:dateUtc="2026-06-17T05:29:00Z">
                    <w:rPr>
                      <w:rStyle w:val="Strong"/>
                      <w:rFonts w:ascii="Segoe UI" w:hAnsi="Segoe UI" w:cs="Segoe UI"/>
                      <w:color w:val="BFBFBF"/>
                      <w:sz w:val="20"/>
                      <w:szCs w:val="20"/>
                    </w:rPr>
                  </w:rPrChange>
                </w:rPr>
                <w:t>0.700</w:t>
              </w:r>
            </w:ins>
          </w:p>
        </w:tc>
        <w:tc>
          <w:tcPr>
            <w:tcW w:w="557" w:type="pct"/>
            <w:tcBorders>
              <w:top w:val="single" w:sz="6" w:space="0" w:color="3C3C3C"/>
              <w:left w:val="nil"/>
              <w:bottom w:val="single" w:sz="6" w:space="0" w:color="3C3C3C"/>
              <w:right w:val="nil"/>
            </w:tcBorders>
            <w:vAlign w:val="center"/>
          </w:tcPr>
          <w:p w14:paraId="4411C4C6" w14:textId="496632C5" w:rsidR="009F063D" w:rsidRPr="009F063D" w:rsidRDefault="009F063D" w:rsidP="009F063D">
            <w:pPr>
              <w:pBdr>
                <w:top w:val="nil"/>
                <w:left w:val="nil"/>
                <w:bottom w:val="nil"/>
                <w:right w:val="nil"/>
                <w:between w:val="nil"/>
              </w:pBdr>
              <w:spacing w:before="0" w:after="0" w:line="240" w:lineRule="auto"/>
              <w:rPr>
                <w:ins w:id="928" w:author="Zarrar Khan" w:date="2026-06-17T10:28:00Z" w16du:dateUtc="2026-06-17T05:28:00Z"/>
                <w:color w:val="000000" w:themeColor="text1"/>
                <w:sz w:val="18"/>
                <w:szCs w:val="18"/>
                <w:rPrChange w:id="929" w:author="Zarrar Khan" w:date="2026-06-17T10:29:00Z" w16du:dateUtc="2026-06-17T05:29:00Z">
                  <w:rPr>
                    <w:ins w:id="930" w:author="Zarrar Khan" w:date="2026-06-17T10:28:00Z" w16du:dateUtc="2026-06-17T05:28:00Z"/>
                    <w:sz w:val="20"/>
                    <w:szCs w:val="20"/>
                  </w:rPr>
                </w:rPrChange>
              </w:rPr>
            </w:pPr>
            <w:ins w:id="931" w:author="Zarrar Khan" w:date="2026-06-17T10:28:00Z" w16du:dateUtc="2026-06-17T05:28:00Z">
              <w:r w:rsidRPr="009F063D">
                <w:rPr>
                  <w:rStyle w:val="Strong"/>
                  <w:rFonts w:ascii="Segoe UI" w:hAnsi="Segoe UI" w:cs="Segoe UI"/>
                  <w:color w:val="000000" w:themeColor="text1"/>
                  <w:sz w:val="18"/>
                  <w:szCs w:val="18"/>
                  <w:rPrChange w:id="932" w:author="Zarrar Khan" w:date="2026-06-17T10:29:00Z" w16du:dateUtc="2026-06-17T05:29:00Z">
                    <w:rPr>
                      <w:rStyle w:val="Strong"/>
                      <w:rFonts w:ascii="Segoe UI" w:hAnsi="Segoe UI" w:cs="Segoe UI"/>
                      <w:color w:val="BFBFBF"/>
                      <w:sz w:val="20"/>
                      <w:szCs w:val="20"/>
                    </w:rPr>
                  </w:rPrChange>
                </w:rPr>
                <w:t>0.812</w:t>
              </w:r>
            </w:ins>
          </w:p>
        </w:tc>
        <w:tc>
          <w:tcPr>
            <w:tcW w:w="721" w:type="pct"/>
            <w:tcBorders>
              <w:top w:val="single" w:sz="6" w:space="0" w:color="3C3C3C"/>
              <w:left w:val="nil"/>
              <w:bottom w:val="single" w:sz="6" w:space="0" w:color="3C3C3C"/>
              <w:right w:val="nil"/>
            </w:tcBorders>
            <w:vAlign w:val="center"/>
          </w:tcPr>
          <w:p w14:paraId="78B6B951" w14:textId="70B69611" w:rsidR="009F063D" w:rsidRPr="009F063D" w:rsidRDefault="009F063D" w:rsidP="009F063D">
            <w:pPr>
              <w:pBdr>
                <w:top w:val="nil"/>
                <w:left w:val="nil"/>
                <w:bottom w:val="nil"/>
                <w:right w:val="nil"/>
                <w:between w:val="nil"/>
              </w:pBdr>
              <w:spacing w:before="0" w:after="0" w:line="240" w:lineRule="auto"/>
              <w:rPr>
                <w:ins w:id="933" w:author="Zarrar Khan" w:date="2026-06-17T10:28:00Z" w16du:dateUtc="2026-06-17T05:28:00Z"/>
                <w:color w:val="000000" w:themeColor="text1"/>
                <w:sz w:val="18"/>
                <w:szCs w:val="18"/>
                <w:rPrChange w:id="934" w:author="Zarrar Khan" w:date="2026-06-17T10:29:00Z" w16du:dateUtc="2026-06-17T05:29:00Z">
                  <w:rPr>
                    <w:ins w:id="935" w:author="Zarrar Khan" w:date="2026-06-17T10:28:00Z" w16du:dateUtc="2026-06-17T05:28:00Z"/>
                    <w:sz w:val="20"/>
                    <w:szCs w:val="20"/>
                  </w:rPr>
                </w:rPrChange>
              </w:rPr>
            </w:pPr>
            <w:ins w:id="936" w:author="Zarrar Khan" w:date="2026-06-17T10:28:00Z" w16du:dateUtc="2026-06-17T05:28:00Z">
              <w:r w:rsidRPr="009F063D">
                <w:rPr>
                  <w:rStyle w:val="Strong"/>
                  <w:rFonts w:ascii="Segoe UI" w:hAnsi="Segoe UI" w:cs="Segoe UI"/>
                  <w:color w:val="000000" w:themeColor="text1"/>
                  <w:sz w:val="18"/>
                  <w:szCs w:val="18"/>
                  <w:rPrChange w:id="937" w:author="Zarrar Khan" w:date="2026-06-17T10:29:00Z" w16du:dateUtc="2026-06-17T05:29:00Z">
                    <w:rPr>
                      <w:rStyle w:val="Strong"/>
                      <w:rFonts w:ascii="Segoe UI" w:hAnsi="Segoe UI" w:cs="Segoe UI"/>
                      <w:color w:val="BFBFBF"/>
                      <w:sz w:val="20"/>
                      <w:szCs w:val="20"/>
                    </w:rPr>
                  </w:rPrChange>
                </w:rPr>
                <w:t>0.720</w:t>
              </w:r>
            </w:ins>
          </w:p>
        </w:tc>
        <w:tc>
          <w:tcPr>
            <w:tcW w:w="721" w:type="pct"/>
            <w:tcBorders>
              <w:top w:val="single" w:sz="6" w:space="0" w:color="3C3C3C"/>
              <w:left w:val="nil"/>
              <w:bottom w:val="single" w:sz="6" w:space="0" w:color="3C3C3C"/>
              <w:right w:val="nil"/>
            </w:tcBorders>
            <w:vAlign w:val="center"/>
          </w:tcPr>
          <w:p w14:paraId="14F04D04" w14:textId="27A80476" w:rsidR="009F063D" w:rsidRPr="009F063D" w:rsidRDefault="009F063D" w:rsidP="009F063D">
            <w:pPr>
              <w:pBdr>
                <w:top w:val="nil"/>
                <w:left w:val="nil"/>
                <w:bottom w:val="nil"/>
                <w:right w:val="nil"/>
                <w:between w:val="nil"/>
              </w:pBdr>
              <w:spacing w:before="0" w:after="0" w:line="240" w:lineRule="auto"/>
              <w:rPr>
                <w:ins w:id="938" w:author="Zarrar Khan" w:date="2026-06-17T10:28:00Z" w16du:dateUtc="2026-06-17T05:28:00Z"/>
                <w:color w:val="000000" w:themeColor="text1"/>
                <w:sz w:val="18"/>
                <w:szCs w:val="18"/>
                <w:rPrChange w:id="939" w:author="Zarrar Khan" w:date="2026-06-17T10:29:00Z" w16du:dateUtc="2026-06-17T05:29:00Z">
                  <w:rPr>
                    <w:ins w:id="940" w:author="Zarrar Khan" w:date="2026-06-17T10:28:00Z" w16du:dateUtc="2026-06-17T05:28:00Z"/>
                    <w:sz w:val="20"/>
                    <w:szCs w:val="20"/>
                  </w:rPr>
                </w:rPrChange>
              </w:rPr>
            </w:pPr>
            <w:ins w:id="941" w:author="Zarrar Khan" w:date="2026-06-17T10:28:00Z" w16du:dateUtc="2026-06-17T05:28:00Z">
              <w:r w:rsidRPr="009F063D">
                <w:rPr>
                  <w:rStyle w:val="Strong"/>
                  <w:rFonts w:ascii="Segoe UI" w:hAnsi="Segoe UI" w:cs="Segoe UI"/>
                  <w:color w:val="000000" w:themeColor="text1"/>
                  <w:sz w:val="18"/>
                  <w:szCs w:val="18"/>
                  <w:rPrChange w:id="942" w:author="Zarrar Khan" w:date="2026-06-17T10:29:00Z" w16du:dateUtc="2026-06-17T05:29:00Z">
                    <w:rPr>
                      <w:rStyle w:val="Strong"/>
                      <w:rFonts w:ascii="Segoe UI" w:hAnsi="Segoe UI" w:cs="Segoe UI"/>
                      <w:color w:val="BFBFBF"/>
                      <w:sz w:val="20"/>
                      <w:szCs w:val="20"/>
                    </w:rPr>
                  </w:rPrChange>
                </w:rPr>
                <w:t>0.765</w:t>
              </w:r>
            </w:ins>
          </w:p>
        </w:tc>
      </w:tr>
      <w:tr w:rsidR="009F063D" w14:paraId="7B5F7C95" w14:textId="66CC395A" w:rsidTr="009F063D">
        <w:trPr>
          <w:ins w:id="943" w:author="Zarrar Khan" w:date="2026-06-17T10:26:00Z" w16du:dateUtc="2026-06-17T05:26:00Z"/>
        </w:trPr>
        <w:tc>
          <w:tcPr>
            <w:tcW w:w="624" w:type="pct"/>
            <w:tcBorders>
              <w:top w:val="single" w:sz="6" w:space="0" w:color="3C3C3C"/>
              <w:left w:val="nil"/>
              <w:bottom w:val="single" w:sz="6" w:space="0" w:color="3C3C3C"/>
              <w:right w:val="nil"/>
            </w:tcBorders>
            <w:tcMar>
              <w:top w:w="72" w:type="dxa"/>
              <w:left w:w="72" w:type="dxa"/>
              <w:bottom w:w="72" w:type="dxa"/>
              <w:right w:w="72" w:type="dxa"/>
            </w:tcMar>
            <w:vAlign w:val="center"/>
          </w:tcPr>
          <w:p w14:paraId="0D15B013" w14:textId="404ECB1F" w:rsidR="009F063D" w:rsidRPr="009F063D" w:rsidRDefault="009F063D" w:rsidP="009F063D">
            <w:pPr>
              <w:pBdr>
                <w:top w:val="nil"/>
                <w:left w:val="nil"/>
                <w:bottom w:val="nil"/>
                <w:right w:val="nil"/>
                <w:between w:val="nil"/>
              </w:pBdr>
              <w:spacing w:before="0" w:after="0" w:line="240" w:lineRule="auto"/>
              <w:rPr>
                <w:ins w:id="944" w:author="Zarrar Khan" w:date="2026-06-17T10:26:00Z" w16du:dateUtc="2026-06-17T05:26:00Z"/>
                <w:b/>
                <w:bCs/>
                <w:color w:val="000000" w:themeColor="text1"/>
                <w:sz w:val="18"/>
                <w:szCs w:val="18"/>
                <w:rPrChange w:id="945" w:author="Zarrar Khan" w:date="2026-06-17T10:29:00Z" w16du:dateUtc="2026-06-17T05:29:00Z">
                  <w:rPr>
                    <w:ins w:id="946" w:author="Zarrar Khan" w:date="2026-06-17T10:26:00Z" w16du:dateUtc="2026-06-17T05:26:00Z"/>
                    <w:b/>
                    <w:bCs/>
                    <w:color w:val="21472E"/>
                    <w:sz w:val="20"/>
                    <w:szCs w:val="20"/>
                  </w:rPr>
                </w:rPrChange>
              </w:rPr>
            </w:pPr>
            <w:ins w:id="947" w:author="Zarrar Khan" w:date="2026-06-17T10:28:00Z" w16du:dateUtc="2026-06-17T05:28:00Z">
              <w:r w:rsidRPr="009F063D">
                <w:rPr>
                  <w:rFonts w:ascii="Segoe UI" w:hAnsi="Segoe UI" w:cs="Segoe UI"/>
                  <w:color w:val="000000" w:themeColor="text1"/>
                  <w:sz w:val="18"/>
                  <w:szCs w:val="18"/>
                  <w:rPrChange w:id="948" w:author="Zarrar Khan" w:date="2026-06-17T10:29:00Z" w16du:dateUtc="2026-06-17T05:29:00Z">
                    <w:rPr>
                      <w:rFonts w:ascii="Segoe UI" w:hAnsi="Segoe UI" w:cs="Segoe UI"/>
                      <w:color w:val="BFBFBF"/>
                      <w:sz w:val="20"/>
                      <w:szCs w:val="20"/>
                    </w:rPr>
                  </w:rPrChange>
                </w:rPr>
                <w:t xml:space="preserve">R3a </w:t>
              </w:r>
            </w:ins>
          </w:p>
        </w:tc>
        <w:tc>
          <w:tcPr>
            <w:tcW w:w="298" w:type="pct"/>
            <w:tcBorders>
              <w:top w:val="single" w:sz="6" w:space="0" w:color="3C3C3C"/>
              <w:left w:val="nil"/>
              <w:bottom w:val="single" w:sz="6" w:space="0" w:color="3C3C3C"/>
              <w:right w:val="nil"/>
            </w:tcBorders>
            <w:tcMar>
              <w:top w:w="72" w:type="dxa"/>
              <w:left w:w="72" w:type="dxa"/>
              <w:bottom w:w="72" w:type="dxa"/>
              <w:right w:w="72" w:type="dxa"/>
            </w:tcMar>
            <w:vAlign w:val="center"/>
          </w:tcPr>
          <w:p w14:paraId="141079FC" w14:textId="2412A2AC" w:rsidR="009F063D" w:rsidRPr="009F063D" w:rsidRDefault="009F063D" w:rsidP="009F063D">
            <w:pPr>
              <w:pBdr>
                <w:top w:val="nil"/>
                <w:left w:val="nil"/>
                <w:bottom w:val="nil"/>
                <w:right w:val="nil"/>
                <w:between w:val="nil"/>
              </w:pBdr>
              <w:spacing w:before="0" w:after="0" w:line="240" w:lineRule="auto"/>
              <w:rPr>
                <w:ins w:id="949" w:author="Zarrar Khan" w:date="2026-06-17T10:26:00Z" w16du:dateUtc="2026-06-17T05:26:00Z"/>
                <w:color w:val="000000" w:themeColor="text1"/>
                <w:sz w:val="18"/>
                <w:szCs w:val="18"/>
                <w:rPrChange w:id="950" w:author="Zarrar Khan" w:date="2026-06-17T10:29:00Z" w16du:dateUtc="2026-06-17T05:29:00Z">
                  <w:rPr>
                    <w:ins w:id="951" w:author="Zarrar Khan" w:date="2026-06-17T10:26:00Z" w16du:dateUtc="2026-06-17T05:26:00Z"/>
                    <w:sz w:val="20"/>
                    <w:szCs w:val="20"/>
                  </w:rPr>
                </w:rPrChange>
              </w:rPr>
            </w:pPr>
            <w:ins w:id="952" w:author="Zarrar Khan" w:date="2026-06-17T10:28:00Z" w16du:dateUtc="2026-06-17T05:28:00Z">
              <w:r w:rsidRPr="009F063D">
                <w:rPr>
                  <w:rFonts w:ascii="Segoe UI" w:hAnsi="Segoe UI" w:cs="Segoe UI"/>
                  <w:color w:val="000000" w:themeColor="text1"/>
                  <w:sz w:val="18"/>
                  <w:szCs w:val="18"/>
                  <w:rPrChange w:id="953" w:author="Zarrar Khan" w:date="2026-06-17T10:29:00Z" w16du:dateUtc="2026-06-17T05:29:00Z">
                    <w:rPr>
                      <w:rFonts w:ascii="Segoe UI" w:hAnsi="Segoe UI" w:cs="Segoe UI"/>
                      <w:color w:val="BFBFBF"/>
                      <w:sz w:val="20"/>
                      <w:szCs w:val="20"/>
                    </w:rPr>
                  </w:rPrChange>
                </w:rPr>
                <w:t>107</w:t>
              </w:r>
            </w:ins>
          </w:p>
        </w:tc>
        <w:tc>
          <w:tcPr>
            <w:tcW w:w="829" w:type="pct"/>
            <w:gridSpan w:val="2"/>
            <w:tcBorders>
              <w:top w:val="single" w:sz="6" w:space="0" w:color="3C3C3C"/>
              <w:left w:val="nil"/>
              <w:bottom w:val="single" w:sz="6" w:space="0" w:color="3C3C3C"/>
              <w:right w:val="nil"/>
            </w:tcBorders>
            <w:tcMar>
              <w:top w:w="72" w:type="dxa"/>
              <w:left w:w="72" w:type="dxa"/>
              <w:bottom w:w="72" w:type="dxa"/>
              <w:right w:w="72" w:type="dxa"/>
            </w:tcMar>
            <w:vAlign w:val="center"/>
          </w:tcPr>
          <w:p w14:paraId="57246B0C" w14:textId="79F77779" w:rsidR="009F063D" w:rsidRPr="009F063D" w:rsidRDefault="009F063D" w:rsidP="009F063D">
            <w:pPr>
              <w:pBdr>
                <w:top w:val="nil"/>
                <w:left w:val="nil"/>
                <w:bottom w:val="nil"/>
                <w:right w:val="nil"/>
                <w:between w:val="nil"/>
              </w:pBdr>
              <w:spacing w:before="0" w:after="0" w:line="240" w:lineRule="auto"/>
              <w:rPr>
                <w:ins w:id="954" w:author="Zarrar Khan" w:date="2026-06-17T10:26:00Z" w16du:dateUtc="2026-06-17T05:26:00Z"/>
                <w:color w:val="000000" w:themeColor="text1"/>
                <w:sz w:val="18"/>
                <w:szCs w:val="18"/>
                <w:rPrChange w:id="955" w:author="Zarrar Khan" w:date="2026-06-17T10:29:00Z" w16du:dateUtc="2026-06-17T05:29:00Z">
                  <w:rPr>
                    <w:ins w:id="956" w:author="Zarrar Khan" w:date="2026-06-17T10:26:00Z" w16du:dateUtc="2026-06-17T05:26:00Z"/>
                    <w:sz w:val="20"/>
                    <w:szCs w:val="20"/>
                  </w:rPr>
                </w:rPrChange>
              </w:rPr>
            </w:pPr>
            <w:ins w:id="957" w:author="Zarrar Khan" w:date="2026-06-17T10:28:00Z" w16du:dateUtc="2026-06-17T05:28:00Z">
              <w:r w:rsidRPr="009F063D">
                <w:rPr>
                  <w:rFonts w:ascii="Segoe UI" w:hAnsi="Segoe UI" w:cs="Segoe UI"/>
                  <w:color w:val="000000" w:themeColor="text1"/>
                  <w:sz w:val="18"/>
                  <w:szCs w:val="18"/>
                  <w:rPrChange w:id="958" w:author="Zarrar Khan" w:date="2026-06-17T10:29:00Z" w16du:dateUtc="2026-06-17T05:29:00Z">
                    <w:rPr>
                      <w:rFonts w:ascii="Segoe UI" w:hAnsi="Segoe UI" w:cs="Segoe UI"/>
                      <w:color w:val="BFBFBF"/>
                      <w:sz w:val="20"/>
                      <w:szCs w:val="20"/>
                    </w:rPr>
                  </w:rPrChange>
                </w:rPr>
                <w:t>0.970</w:t>
              </w:r>
            </w:ins>
          </w:p>
        </w:tc>
        <w:tc>
          <w:tcPr>
            <w:tcW w:w="582" w:type="pct"/>
            <w:tcBorders>
              <w:top w:val="single" w:sz="6" w:space="0" w:color="3C3C3C"/>
              <w:left w:val="nil"/>
              <w:bottom w:val="single" w:sz="6" w:space="0" w:color="3C3C3C"/>
              <w:right w:val="nil"/>
            </w:tcBorders>
            <w:vAlign w:val="center"/>
          </w:tcPr>
          <w:p w14:paraId="206F9185" w14:textId="25AF58BE" w:rsidR="009F063D" w:rsidRPr="009F063D" w:rsidRDefault="009F063D" w:rsidP="009F063D">
            <w:pPr>
              <w:pBdr>
                <w:top w:val="nil"/>
                <w:left w:val="nil"/>
                <w:bottom w:val="nil"/>
                <w:right w:val="nil"/>
                <w:between w:val="nil"/>
              </w:pBdr>
              <w:spacing w:before="0" w:after="0" w:line="240" w:lineRule="auto"/>
              <w:rPr>
                <w:ins w:id="959" w:author="Zarrar Khan" w:date="2026-06-17T10:27:00Z" w16du:dateUtc="2026-06-17T05:27:00Z"/>
                <w:color w:val="000000" w:themeColor="text1"/>
                <w:sz w:val="18"/>
                <w:szCs w:val="18"/>
                <w:rPrChange w:id="960" w:author="Zarrar Khan" w:date="2026-06-17T10:29:00Z" w16du:dateUtc="2026-06-17T05:29:00Z">
                  <w:rPr>
                    <w:ins w:id="961" w:author="Zarrar Khan" w:date="2026-06-17T10:27:00Z" w16du:dateUtc="2026-06-17T05:27:00Z"/>
                    <w:sz w:val="20"/>
                    <w:szCs w:val="20"/>
                  </w:rPr>
                </w:rPrChange>
              </w:rPr>
            </w:pPr>
            <w:ins w:id="962" w:author="Zarrar Khan" w:date="2026-06-17T10:28:00Z" w16du:dateUtc="2026-06-17T05:28:00Z">
              <w:r w:rsidRPr="009F063D">
                <w:rPr>
                  <w:rFonts w:ascii="Segoe UI" w:hAnsi="Segoe UI" w:cs="Segoe UI"/>
                  <w:color w:val="000000" w:themeColor="text1"/>
                  <w:sz w:val="18"/>
                  <w:szCs w:val="18"/>
                  <w:rPrChange w:id="963" w:author="Zarrar Khan" w:date="2026-06-17T10:29:00Z" w16du:dateUtc="2026-06-17T05:29:00Z">
                    <w:rPr>
                      <w:rFonts w:ascii="Segoe UI" w:hAnsi="Segoe UI" w:cs="Segoe UI"/>
                      <w:color w:val="BFBFBF"/>
                      <w:sz w:val="20"/>
                      <w:szCs w:val="20"/>
                    </w:rPr>
                  </w:rPrChange>
                </w:rPr>
                <w:t>0.824</w:t>
              </w:r>
            </w:ins>
          </w:p>
        </w:tc>
        <w:tc>
          <w:tcPr>
            <w:tcW w:w="667" w:type="pct"/>
            <w:tcBorders>
              <w:top w:val="single" w:sz="6" w:space="0" w:color="3C3C3C"/>
              <w:left w:val="nil"/>
              <w:bottom w:val="single" w:sz="6" w:space="0" w:color="3C3C3C"/>
              <w:right w:val="nil"/>
            </w:tcBorders>
            <w:vAlign w:val="center"/>
          </w:tcPr>
          <w:p w14:paraId="3875E33B" w14:textId="52EC2732" w:rsidR="009F063D" w:rsidRPr="009F063D" w:rsidRDefault="009F063D" w:rsidP="009F063D">
            <w:pPr>
              <w:pBdr>
                <w:top w:val="nil"/>
                <w:left w:val="nil"/>
                <w:bottom w:val="nil"/>
                <w:right w:val="nil"/>
                <w:between w:val="nil"/>
              </w:pBdr>
              <w:spacing w:before="0" w:after="0" w:line="240" w:lineRule="auto"/>
              <w:rPr>
                <w:ins w:id="964" w:author="Zarrar Khan" w:date="2026-06-17T10:28:00Z" w16du:dateUtc="2026-06-17T05:28:00Z"/>
                <w:color w:val="000000" w:themeColor="text1"/>
                <w:sz w:val="18"/>
                <w:szCs w:val="18"/>
                <w:rPrChange w:id="965" w:author="Zarrar Khan" w:date="2026-06-17T10:29:00Z" w16du:dateUtc="2026-06-17T05:29:00Z">
                  <w:rPr>
                    <w:ins w:id="966" w:author="Zarrar Khan" w:date="2026-06-17T10:28:00Z" w16du:dateUtc="2026-06-17T05:28:00Z"/>
                    <w:sz w:val="20"/>
                    <w:szCs w:val="20"/>
                  </w:rPr>
                </w:rPrChange>
              </w:rPr>
            </w:pPr>
            <w:ins w:id="967" w:author="Zarrar Khan" w:date="2026-06-17T10:28:00Z" w16du:dateUtc="2026-06-17T05:28:00Z">
              <w:r w:rsidRPr="009F063D">
                <w:rPr>
                  <w:rFonts w:ascii="Segoe UI" w:hAnsi="Segoe UI" w:cs="Segoe UI"/>
                  <w:color w:val="000000" w:themeColor="text1"/>
                  <w:sz w:val="18"/>
                  <w:szCs w:val="18"/>
                  <w:rPrChange w:id="968" w:author="Zarrar Khan" w:date="2026-06-17T10:29:00Z" w16du:dateUtc="2026-06-17T05:29:00Z">
                    <w:rPr>
                      <w:rFonts w:ascii="Segoe UI" w:hAnsi="Segoe UI" w:cs="Segoe UI"/>
                      <w:color w:val="BFBFBF"/>
                      <w:sz w:val="20"/>
                      <w:szCs w:val="20"/>
                    </w:rPr>
                  </w:rPrChange>
                </w:rPr>
                <w:t>0.711</w:t>
              </w:r>
            </w:ins>
          </w:p>
        </w:tc>
        <w:tc>
          <w:tcPr>
            <w:tcW w:w="557" w:type="pct"/>
            <w:tcBorders>
              <w:top w:val="single" w:sz="6" w:space="0" w:color="3C3C3C"/>
              <w:left w:val="nil"/>
              <w:bottom w:val="single" w:sz="6" w:space="0" w:color="3C3C3C"/>
              <w:right w:val="nil"/>
            </w:tcBorders>
            <w:vAlign w:val="center"/>
          </w:tcPr>
          <w:p w14:paraId="1D9B2F51" w14:textId="48A88F84" w:rsidR="009F063D" w:rsidRPr="009F063D" w:rsidRDefault="009F063D" w:rsidP="009F063D">
            <w:pPr>
              <w:pBdr>
                <w:top w:val="nil"/>
                <w:left w:val="nil"/>
                <w:bottom w:val="nil"/>
                <w:right w:val="nil"/>
                <w:between w:val="nil"/>
              </w:pBdr>
              <w:spacing w:before="0" w:after="0" w:line="240" w:lineRule="auto"/>
              <w:rPr>
                <w:ins w:id="969" w:author="Zarrar Khan" w:date="2026-06-17T10:28:00Z" w16du:dateUtc="2026-06-17T05:28:00Z"/>
                <w:color w:val="000000" w:themeColor="text1"/>
                <w:sz w:val="18"/>
                <w:szCs w:val="18"/>
                <w:rPrChange w:id="970" w:author="Zarrar Khan" w:date="2026-06-17T10:29:00Z" w16du:dateUtc="2026-06-17T05:29:00Z">
                  <w:rPr>
                    <w:ins w:id="971" w:author="Zarrar Khan" w:date="2026-06-17T10:28:00Z" w16du:dateUtc="2026-06-17T05:28:00Z"/>
                    <w:sz w:val="20"/>
                    <w:szCs w:val="20"/>
                  </w:rPr>
                </w:rPrChange>
              </w:rPr>
            </w:pPr>
            <w:ins w:id="972" w:author="Zarrar Khan" w:date="2026-06-17T10:28:00Z" w16du:dateUtc="2026-06-17T05:28:00Z">
              <w:r w:rsidRPr="009F063D">
                <w:rPr>
                  <w:rFonts w:ascii="Segoe UI" w:hAnsi="Segoe UI" w:cs="Segoe UI"/>
                  <w:color w:val="000000" w:themeColor="text1"/>
                  <w:sz w:val="18"/>
                  <w:szCs w:val="18"/>
                  <w:rPrChange w:id="973" w:author="Zarrar Khan" w:date="2026-06-17T10:29:00Z" w16du:dateUtc="2026-06-17T05:29:00Z">
                    <w:rPr>
                      <w:rFonts w:ascii="Segoe UI" w:hAnsi="Segoe UI" w:cs="Segoe UI"/>
                      <w:color w:val="BFBFBF"/>
                      <w:sz w:val="20"/>
                      <w:szCs w:val="20"/>
                    </w:rPr>
                  </w:rPrChange>
                </w:rPr>
                <w:t>0.821</w:t>
              </w:r>
            </w:ins>
          </w:p>
        </w:tc>
        <w:tc>
          <w:tcPr>
            <w:tcW w:w="721" w:type="pct"/>
            <w:tcBorders>
              <w:top w:val="single" w:sz="6" w:space="0" w:color="3C3C3C"/>
              <w:left w:val="nil"/>
              <w:bottom w:val="single" w:sz="6" w:space="0" w:color="3C3C3C"/>
              <w:right w:val="nil"/>
            </w:tcBorders>
            <w:vAlign w:val="center"/>
          </w:tcPr>
          <w:p w14:paraId="65730AF1" w14:textId="05969971" w:rsidR="009F063D" w:rsidRPr="009F063D" w:rsidRDefault="009F063D" w:rsidP="009F063D">
            <w:pPr>
              <w:pBdr>
                <w:top w:val="nil"/>
                <w:left w:val="nil"/>
                <w:bottom w:val="nil"/>
                <w:right w:val="nil"/>
                <w:between w:val="nil"/>
              </w:pBdr>
              <w:spacing w:before="0" w:after="0" w:line="240" w:lineRule="auto"/>
              <w:rPr>
                <w:ins w:id="974" w:author="Zarrar Khan" w:date="2026-06-17T10:28:00Z" w16du:dateUtc="2026-06-17T05:28:00Z"/>
                <w:color w:val="000000" w:themeColor="text1"/>
                <w:sz w:val="18"/>
                <w:szCs w:val="18"/>
                <w:rPrChange w:id="975" w:author="Zarrar Khan" w:date="2026-06-17T10:29:00Z" w16du:dateUtc="2026-06-17T05:29:00Z">
                  <w:rPr>
                    <w:ins w:id="976" w:author="Zarrar Khan" w:date="2026-06-17T10:28:00Z" w16du:dateUtc="2026-06-17T05:28:00Z"/>
                    <w:sz w:val="20"/>
                    <w:szCs w:val="20"/>
                  </w:rPr>
                </w:rPrChange>
              </w:rPr>
            </w:pPr>
            <w:ins w:id="977" w:author="Zarrar Khan" w:date="2026-06-17T10:28:00Z" w16du:dateUtc="2026-06-17T05:28:00Z">
              <w:r w:rsidRPr="009F063D">
                <w:rPr>
                  <w:rFonts w:ascii="Segoe UI" w:hAnsi="Segoe UI" w:cs="Segoe UI"/>
                  <w:color w:val="000000" w:themeColor="text1"/>
                  <w:sz w:val="18"/>
                  <w:szCs w:val="18"/>
                  <w:rPrChange w:id="978" w:author="Zarrar Khan" w:date="2026-06-17T10:29:00Z" w16du:dateUtc="2026-06-17T05:29:00Z">
                    <w:rPr>
                      <w:rFonts w:ascii="Segoe UI" w:hAnsi="Segoe UI" w:cs="Segoe UI"/>
                      <w:color w:val="BFBFBF"/>
                      <w:sz w:val="20"/>
                      <w:szCs w:val="20"/>
                    </w:rPr>
                  </w:rPrChange>
                </w:rPr>
                <w:t>0.721</w:t>
              </w:r>
            </w:ins>
          </w:p>
        </w:tc>
        <w:tc>
          <w:tcPr>
            <w:tcW w:w="721" w:type="pct"/>
            <w:tcBorders>
              <w:top w:val="single" w:sz="6" w:space="0" w:color="3C3C3C"/>
              <w:left w:val="nil"/>
              <w:bottom w:val="single" w:sz="6" w:space="0" w:color="3C3C3C"/>
              <w:right w:val="nil"/>
            </w:tcBorders>
            <w:vAlign w:val="center"/>
          </w:tcPr>
          <w:p w14:paraId="0977BB90" w14:textId="7D893965" w:rsidR="009F063D" w:rsidRPr="009F063D" w:rsidRDefault="009F063D" w:rsidP="009F063D">
            <w:pPr>
              <w:pBdr>
                <w:top w:val="nil"/>
                <w:left w:val="nil"/>
                <w:bottom w:val="nil"/>
                <w:right w:val="nil"/>
                <w:between w:val="nil"/>
              </w:pBdr>
              <w:spacing w:before="0" w:after="0" w:line="240" w:lineRule="auto"/>
              <w:rPr>
                <w:ins w:id="979" w:author="Zarrar Khan" w:date="2026-06-17T10:28:00Z" w16du:dateUtc="2026-06-17T05:28:00Z"/>
                <w:color w:val="000000" w:themeColor="text1"/>
                <w:sz w:val="18"/>
                <w:szCs w:val="18"/>
                <w:rPrChange w:id="980" w:author="Zarrar Khan" w:date="2026-06-17T10:29:00Z" w16du:dateUtc="2026-06-17T05:29:00Z">
                  <w:rPr>
                    <w:ins w:id="981" w:author="Zarrar Khan" w:date="2026-06-17T10:28:00Z" w16du:dateUtc="2026-06-17T05:28:00Z"/>
                    <w:sz w:val="20"/>
                    <w:szCs w:val="20"/>
                  </w:rPr>
                </w:rPrChange>
              </w:rPr>
            </w:pPr>
            <w:ins w:id="982" w:author="Zarrar Khan" w:date="2026-06-17T10:28:00Z" w16du:dateUtc="2026-06-17T05:28:00Z">
              <w:r w:rsidRPr="009F063D">
                <w:rPr>
                  <w:rFonts w:ascii="Segoe UI" w:hAnsi="Segoe UI" w:cs="Segoe UI"/>
                  <w:color w:val="000000" w:themeColor="text1"/>
                  <w:sz w:val="18"/>
                  <w:szCs w:val="18"/>
                  <w:rPrChange w:id="983" w:author="Zarrar Khan" w:date="2026-06-17T10:29:00Z" w16du:dateUtc="2026-06-17T05:29:00Z">
                    <w:rPr>
                      <w:rFonts w:ascii="Segoe UI" w:hAnsi="Segoe UI" w:cs="Segoe UI"/>
                      <w:color w:val="BFBFBF"/>
                      <w:sz w:val="20"/>
                      <w:szCs w:val="20"/>
                    </w:rPr>
                  </w:rPrChange>
                </w:rPr>
                <w:t>0.703</w:t>
              </w:r>
            </w:ins>
          </w:p>
        </w:tc>
      </w:tr>
      <w:tr w:rsidR="009F063D" w14:paraId="22E9233C" w14:textId="7DFA8AA5" w:rsidTr="009F063D">
        <w:trPr>
          <w:ins w:id="984" w:author="Zarrar Khan" w:date="2026-06-17T10:26:00Z" w16du:dateUtc="2026-06-17T05:26:00Z"/>
        </w:trPr>
        <w:tc>
          <w:tcPr>
            <w:tcW w:w="624" w:type="pct"/>
            <w:tcBorders>
              <w:top w:val="single" w:sz="6" w:space="0" w:color="3C3C3C"/>
              <w:left w:val="nil"/>
              <w:bottom w:val="single" w:sz="6" w:space="0" w:color="3C3C3C"/>
              <w:right w:val="nil"/>
            </w:tcBorders>
            <w:tcMar>
              <w:top w:w="72" w:type="dxa"/>
              <w:left w:w="72" w:type="dxa"/>
              <w:bottom w:w="72" w:type="dxa"/>
              <w:right w:w="72" w:type="dxa"/>
            </w:tcMar>
            <w:vAlign w:val="center"/>
          </w:tcPr>
          <w:p w14:paraId="42146B02" w14:textId="146BE47C" w:rsidR="009F063D" w:rsidRPr="009F063D" w:rsidRDefault="009F063D" w:rsidP="009F063D">
            <w:pPr>
              <w:pBdr>
                <w:top w:val="nil"/>
                <w:left w:val="nil"/>
                <w:bottom w:val="nil"/>
                <w:right w:val="nil"/>
                <w:between w:val="nil"/>
              </w:pBdr>
              <w:spacing w:before="0" w:after="0" w:line="240" w:lineRule="auto"/>
              <w:rPr>
                <w:ins w:id="985" w:author="Zarrar Khan" w:date="2026-06-17T10:26:00Z" w16du:dateUtc="2026-06-17T05:26:00Z"/>
                <w:b/>
                <w:bCs/>
                <w:color w:val="000000" w:themeColor="text1"/>
                <w:sz w:val="18"/>
                <w:szCs w:val="18"/>
                <w:rPrChange w:id="986" w:author="Zarrar Khan" w:date="2026-06-17T10:29:00Z" w16du:dateUtc="2026-06-17T05:29:00Z">
                  <w:rPr>
                    <w:ins w:id="987" w:author="Zarrar Khan" w:date="2026-06-17T10:26:00Z" w16du:dateUtc="2026-06-17T05:26:00Z"/>
                    <w:b/>
                    <w:bCs/>
                    <w:color w:val="21472E"/>
                    <w:sz w:val="20"/>
                    <w:szCs w:val="20"/>
                  </w:rPr>
                </w:rPrChange>
              </w:rPr>
            </w:pPr>
            <w:ins w:id="988" w:author="Zarrar Khan" w:date="2026-06-17T10:28:00Z" w16du:dateUtc="2026-06-17T05:28:00Z">
              <w:r w:rsidRPr="009F063D">
                <w:rPr>
                  <w:rFonts w:ascii="Segoe UI" w:hAnsi="Segoe UI" w:cs="Segoe UI"/>
                  <w:color w:val="000000" w:themeColor="text1"/>
                  <w:sz w:val="18"/>
                  <w:szCs w:val="18"/>
                  <w:rPrChange w:id="989" w:author="Zarrar Khan" w:date="2026-06-17T10:29:00Z" w16du:dateUtc="2026-06-17T05:29:00Z">
                    <w:rPr>
                      <w:rFonts w:ascii="Segoe UI" w:hAnsi="Segoe UI" w:cs="Segoe UI"/>
                      <w:color w:val="BFBFBF"/>
                      <w:sz w:val="20"/>
                      <w:szCs w:val="20"/>
                    </w:rPr>
                  </w:rPrChange>
                </w:rPr>
                <w:t>O'Mara-</w:t>
              </w:r>
              <w:proofErr w:type="gramStart"/>
              <w:r w:rsidRPr="009F063D">
                <w:rPr>
                  <w:rFonts w:ascii="Segoe UI" w:hAnsi="Segoe UI" w:cs="Segoe UI"/>
                  <w:color w:val="000000" w:themeColor="text1"/>
                  <w:sz w:val="18"/>
                  <w:szCs w:val="18"/>
                  <w:rPrChange w:id="990" w:author="Zarrar Khan" w:date="2026-06-17T10:29:00Z" w16du:dateUtc="2026-06-17T05:29:00Z">
                    <w:rPr>
                      <w:rFonts w:ascii="Segoe UI" w:hAnsi="Segoe UI" w:cs="Segoe UI"/>
                      <w:color w:val="BFBFBF"/>
                      <w:sz w:val="20"/>
                      <w:szCs w:val="20"/>
                    </w:rPr>
                  </w:rPrChange>
                </w:rPr>
                <w:t>Eves</w:t>
              </w:r>
              <w:proofErr w:type="gramEnd"/>
              <w:r w:rsidRPr="009F063D">
                <w:rPr>
                  <w:rFonts w:ascii="Segoe UI" w:hAnsi="Segoe UI" w:cs="Segoe UI"/>
                  <w:color w:val="000000" w:themeColor="text1"/>
                  <w:sz w:val="18"/>
                  <w:szCs w:val="18"/>
                  <w:rPrChange w:id="991" w:author="Zarrar Khan" w:date="2026-06-17T10:29:00Z" w16du:dateUtc="2026-06-17T05:29:00Z">
                    <w:rPr>
                      <w:rFonts w:ascii="Segoe UI" w:hAnsi="Segoe UI" w:cs="Segoe UI"/>
                      <w:color w:val="BFBFBF"/>
                      <w:sz w:val="20"/>
                      <w:szCs w:val="20"/>
                    </w:rPr>
                  </w:rPrChange>
                </w:rPr>
                <w:t xml:space="preserve"> target</w:t>
              </w:r>
            </w:ins>
          </w:p>
        </w:tc>
        <w:tc>
          <w:tcPr>
            <w:tcW w:w="298" w:type="pct"/>
            <w:tcBorders>
              <w:top w:val="single" w:sz="6" w:space="0" w:color="3C3C3C"/>
              <w:left w:val="nil"/>
              <w:bottom w:val="single" w:sz="6" w:space="0" w:color="3C3C3C"/>
              <w:right w:val="nil"/>
            </w:tcBorders>
            <w:tcMar>
              <w:top w:w="72" w:type="dxa"/>
              <w:left w:w="72" w:type="dxa"/>
              <w:bottom w:w="72" w:type="dxa"/>
              <w:right w:w="72" w:type="dxa"/>
            </w:tcMar>
            <w:vAlign w:val="center"/>
          </w:tcPr>
          <w:p w14:paraId="2459F515" w14:textId="0A292837" w:rsidR="009F063D" w:rsidRPr="009F063D" w:rsidRDefault="009F063D" w:rsidP="009F063D">
            <w:pPr>
              <w:pBdr>
                <w:top w:val="nil"/>
                <w:left w:val="nil"/>
                <w:bottom w:val="nil"/>
                <w:right w:val="nil"/>
                <w:between w:val="nil"/>
              </w:pBdr>
              <w:spacing w:before="0" w:after="0" w:line="240" w:lineRule="auto"/>
              <w:rPr>
                <w:ins w:id="992" w:author="Zarrar Khan" w:date="2026-06-17T10:26:00Z" w16du:dateUtc="2026-06-17T05:26:00Z"/>
                <w:color w:val="000000" w:themeColor="text1"/>
                <w:sz w:val="18"/>
                <w:szCs w:val="18"/>
                <w:rPrChange w:id="993" w:author="Zarrar Khan" w:date="2026-06-17T10:29:00Z" w16du:dateUtc="2026-06-17T05:29:00Z">
                  <w:rPr>
                    <w:ins w:id="994" w:author="Zarrar Khan" w:date="2026-06-17T10:26:00Z" w16du:dateUtc="2026-06-17T05:26:00Z"/>
                    <w:sz w:val="20"/>
                    <w:szCs w:val="20"/>
                  </w:rPr>
                </w:rPrChange>
              </w:rPr>
            </w:pPr>
            <w:ins w:id="995" w:author="Zarrar Khan" w:date="2026-06-17T10:28:00Z" w16du:dateUtc="2026-06-17T05:28:00Z">
              <w:r w:rsidRPr="009F063D">
                <w:rPr>
                  <w:rFonts w:ascii="Segoe UI" w:hAnsi="Segoe UI" w:cs="Segoe UI"/>
                  <w:color w:val="000000" w:themeColor="text1"/>
                  <w:sz w:val="18"/>
                  <w:szCs w:val="18"/>
                  <w:rPrChange w:id="996" w:author="Zarrar Khan" w:date="2026-06-17T10:29:00Z" w16du:dateUtc="2026-06-17T05:29:00Z">
                    <w:rPr>
                      <w:rFonts w:ascii="Segoe UI" w:hAnsi="Segoe UI" w:cs="Segoe UI"/>
                      <w:color w:val="BFBFBF"/>
                      <w:sz w:val="20"/>
                      <w:szCs w:val="20"/>
                    </w:rPr>
                  </w:rPrChange>
                </w:rPr>
                <w:t>—</w:t>
              </w:r>
            </w:ins>
          </w:p>
        </w:tc>
        <w:tc>
          <w:tcPr>
            <w:tcW w:w="829" w:type="pct"/>
            <w:gridSpan w:val="2"/>
            <w:tcBorders>
              <w:top w:val="single" w:sz="6" w:space="0" w:color="3C3C3C"/>
              <w:left w:val="nil"/>
              <w:bottom w:val="single" w:sz="6" w:space="0" w:color="3C3C3C"/>
              <w:right w:val="nil"/>
            </w:tcBorders>
            <w:tcMar>
              <w:top w:w="72" w:type="dxa"/>
              <w:left w:w="72" w:type="dxa"/>
              <w:bottom w:w="72" w:type="dxa"/>
              <w:right w:w="72" w:type="dxa"/>
            </w:tcMar>
            <w:vAlign w:val="center"/>
          </w:tcPr>
          <w:p w14:paraId="2A1BF9CD" w14:textId="67F87E2D" w:rsidR="009F063D" w:rsidRPr="009F063D" w:rsidRDefault="009F063D" w:rsidP="009F063D">
            <w:pPr>
              <w:pBdr>
                <w:top w:val="nil"/>
                <w:left w:val="nil"/>
                <w:bottom w:val="nil"/>
                <w:right w:val="nil"/>
                <w:between w:val="nil"/>
              </w:pBdr>
              <w:spacing w:before="0" w:after="0" w:line="240" w:lineRule="auto"/>
              <w:rPr>
                <w:ins w:id="997" w:author="Zarrar Khan" w:date="2026-06-17T10:26:00Z" w16du:dateUtc="2026-06-17T05:26:00Z"/>
                <w:color w:val="000000" w:themeColor="text1"/>
                <w:sz w:val="18"/>
                <w:szCs w:val="18"/>
                <w:rPrChange w:id="998" w:author="Zarrar Khan" w:date="2026-06-17T10:29:00Z" w16du:dateUtc="2026-06-17T05:29:00Z">
                  <w:rPr>
                    <w:ins w:id="999" w:author="Zarrar Khan" w:date="2026-06-17T10:26:00Z" w16du:dateUtc="2026-06-17T05:26:00Z"/>
                    <w:sz w:val="20"/>
                    <w:szCs w:val="20"/>
                  </w:rPr>
                </w:rPrChange>
              </w:rPr>
            </w:pPr>
            <w:ins w:id="1000" w:author="Zarrar Khan" w:date="2026-06-17T10:28:00Z" w16du:dateUtc="2026-06-17T05:28:00Z">
              <w:r w:rsidRPr="009F063D">
                <w:rPr>
                  <w:rFonts w:ascii="Segoe UI" w:hAnsi="Segoe UI" w:cs="Segoe UI"/>
                  <w:color w:val="000000" w:themeColor="text1"/>
                  <w:sz w:val="18"/>
                  <w:szCs w:val="18"/>
                  <w:rPrChange w:id="1001" w:author="Zarrar Khan" w:date="2026-06-17T10:29:00Z" w16du:dateUtc="2026-06-17T05:29:00Z">
                    <w:rPr>
                      <w:rFonts w:ascii="Segoe UI" w:hAnsi="Segoe UI" w:cs="Segoe UI"/>
                      <w:color w:val="BFBFBF"/>
                      <w:sz w:val="20"/>
                      <w:szCs w:val="20"/>
                    </w:rPr>
                  </w:rPrChange>
                </w:rPr>
                <w:t>≥ 0.95</w:t>
              </w:r>
            </w:ins>
          </w:p>
        </w:tc>
        <w:tc>
          <w:tcPr>
            <w:tcW w:w="582" w:type="pct"/>
            <w:tcBorders>
              <w:top w:val="single" w:sz="6" w:space="0" w:color="3C3C3C"/>
              <w:left w:val="nil"/>
              <w:bottom w:val="single" w:sz="6" w:space="0" w:color="3C3C3C"/>
              <w:right w:val="nil"/>
            </w:tcBorders>
            <w:vAlign w:val="center"/>
          </w:tcPr>
          <w:p w14:paraId="56BC0370" w14:textId="430D6707" w:rsidR="009F063D" w:rsidRPr="009F063D" w:rsidRDefault="009F063D" w:rsidP="009F063D">
            <w:pPr>
              <w:pBdr>
                <w:top w:val="nil"/>
                <w:left w:val="nil"/>
                <w:bottom w:val="nil"/>
                <w:right w:val="nil"/>
                <w:between w:val="nil"/>
              </w:pBdr>
              <w:spacing w:before="0" w:after="0" w:line="240" w:lineRule="auto"/>
              <w:rPr>
                <w:ins w:id="1002" w:author="Zarrar Khan" w:date="2026-06-17T10:27:00Z" w16du:dateUtc="2026-06-17T05:27:00Z"/>
                <w:color w:val="000000" w:themeColor="text1"/>
                <w:sz w:val="18"/>
                <w:szCs w:val="18"/>
                <w:rPrChange w:id="1003" w:author="Zarrar Khan" w:date="2026-06-17T10:29:00Z" w16du:dateUtc="2026-06-17T05:29:00Z">
                  <w:rPr>
                    <w:ins w:id="1004" w:author="Zarrar Khan" w:date="2026-06-17T10:27:00Z" w16du:dateUtc="2026-06-17T05:27:00Z"/>
                    <w:sz w:val="20"/>
                    <w:szCs w:val="20"/>
                  </w:rPr>
                </w:rPrChange>
              </w:rPr>
            </w:pPr>
            <w:ins w:id="1005" w:author="Zarrar Khan" w:date="2026-06-17T10:28:00Z" w16du:dateUtc="2026-06-17T05:28:00Z">
              <w:r w:rsidRPr="009F063D">
                <w:rPr>
                  <w:rFonts w:ascii="Segoe UI" w:hAnsi="Segoe UI" w:cs="Segoe UI"/>
                  <w:color w:val="000000" w:themeColor="text1"/>
                  <w:sz w:val="18"/>
                  <w:szCs w:val="18"/>
                  <w:rPrChange w:id="1006" w:author="Zarrar Khan" w:date="2026-06-17T10:29:00Z" w16du:dateUtc="2026-06-17T05:29:00Z">
                    <w:rPr>
                      <w:rFonts w:ascii="Segoe UI" w:hAnsi="Segoe UI" w:cs="Segoe UI"/>
                      <w:color w:val="BFBFBF"/>
                      <w:sz w:val="20"/>
                      <w:szCs w:val="20"/>
                    </w:rPr>
                  </w:rPrChange>
                </w:rPr>
                <w:t>—</w:t>
              </w:r>
            </w:ins>
          </w:p>
        </w:tc>
        <w:tc>
          <w:tcPr>
            <w:tcW w:w="667" w:type="pct"/>
            <w:tcBorders>
              <w:top w:val="single" w:sz="6" w:space="0" w:color="3C3C3C"/>
              <w:left w:val="nil"/>
              <w:bottom w:val="single" w:sz="6" w:space="0" w:color="3C3C3C"/>
              <w:right w:val="nil"/>
            </w:tcBorders>
            <w:vAlign w:val="center"/>
          </w:tcPr>
          <w:p w14:paraId="64036E88" w14:textId="743659D9" w:rsidR="009F063D" w:rsidRPr="009F063D" w:rsidRDefault="009F063D" w:rsidP="009F063D">
            <w:pPr>
              <w:pBdr>
                <w:top w:val="nil"/>
                <w:left w:val="nil"/>
                <w:bottom w:val="nil"/>
                <w:right w:val="nil"/>
                <w:between w:val="nil"/>
              </w:pBdr>
              <w:spacing w:before="0" w:after="0" w:line="240" w:lineRule="auto"/>
              <w:rPr>
                <w:ins w:id="1007" w:author="Zarrar Khan" w:date="2026-06-17T10:28:00Z" w16du:dateUtc="2026-06-17T05:28:00Z"/>
                <w:color w:val="000000" w:themeColor="text1"/>
                <w:sz w:val="18"/>
                <w:szCs w:val="18"/>
                <w:rPrChange w:id="1008" w:author="Zarrar Khan" w:date="2026-06-17T10:29:00Z" w16du:dateUtc="2026-06-17T05:29:00Z">
                  <w:rPr>
                    <w:ins w:id="1009" w:author="Zarrar Khan" w:date="2026-06-17T10:28:00Z" w16du:dateUtc="2026-06-17T05:28:00Z"/>
                    <w:sz w:val="20"/>
                    <w:szCs w:val="20"/>
                  </w:rPr>
                </w:rPrChange>
              </w:rPr>
            </w:pPr>
            <w:ins w:id="1010" w:author="Zarrar Khan" w:date="2026-06-17T10:28:00Z" w16du:dateUtc="2026-06-17T05:28:00Z">
              <w:r w:rsidRPr="009F063D">
                <w:rPr>
                  <w:rFonts w:ascii="Segoe UI" w:hAnsi="Segoe UI" w:cs="Segoe UI"/>
                  <w:color w:val="000000" w:themeColor="text1"/>
                  <w:sz w:val="18"/>
                  <w:szCs w:val="18"/>
                  <w:rPrChange w:id="1011" w:author="Zarrar Khan" w:date="2026-06-17T10:29:00Z" w16du:dateUtc="2026-06-17T05:29:00Z">
                    <w:rPr>
                      <w:rFonts w:ascii="Segoe UI" w:hAnsi="Segoe UI" w:cs="Segoe UI"/>
                      <w:color w:val="BFBFBF"/>
                      <w:sz w:val="20"/>
                      <w:szCs w:val="20"/>
                    </w:rPr>
                  </w:rPrChange>
                </w:rPr>
                <w:t>—</w:t>
              </w:r>
            </w:ins>
          </w:p>
        </w:tc>
        <w:tc>
          <w:tcPr>
            <w:tcW w:w="557" w:type="pct"/>
            <w:tcBorders>
              <w:top w:val="single" w:sz="6" w:space="0" w:color="3C3C3C"/>
              <w:left w:val="nil"/>
              <w:bottom w:val="single" w:sz="6" w:space="0" w:color="3C3C3C"/>
              <w:right w:val="nil"/>
            </w:tcBorders>
            <w:vAlign w:val="center"/>
          </w:tcPr>
          <w:p w14:paraId="72B43703" w14:textId="6421BFA8" w:rsidR="009F063D" w:rsidRPr="009F063D" w:rsidRDefault="009F063D" w:rsidP="009F063D">
            <w:pPr>
              <w:pBdr>
                <w:top w:val="nil"/>
                <w:left w:val="nil"/>
                <w:bottom w:val="nil"/>
                <w:right w:val="nil"/>
                <w:between w:val="nil"/>
              </w:pBdr>
              <w:spacing w:before="0" w:after="0" w:line="240" w:lineRule="auto"/>
              <w:rPr>
                <w:ins w:id="1012" w:author="Zarrar Khan" w:date="2026-06-17T10:28:00Z" w16du:dateUtc="2026-06-17T05:28:00Z"/>
                <w:color w:val="000000" w:themeColor="text1"/>
                <w:sz w:val="18"/>
                <w:szCs w:val="18"/>
                <w:rPrChange w:id="1013" w:author="Zarrar Khan" w:date="2026-06-17T10:29:00Z" w16du:dateUtc="2026-06-17T05:29:00Z">
                  <w:rPr>
                    <w:ins w:id="1014" w:author="Zarrar Khan" w:date="2026-06-17T10:28:00Z" w16du:dateUtc="2026-06-17T05:28:00Z"/>
                    <w:sz w:val="20"/>
                    <w:szCs w:val="20"/>
                  </w:rPr>
                </w:rPrChange>
              </w:rPr>
            </w:pPr>
            <w:ins w:id="1015" w:author="Zarrar Khan" w:date="2026-06-17T10:28:00Z" w16du:dateUtc="2026-06-17T05:28:00Z">
              <w:r w:rsidRPr="009F063D">
                <w:rPr>
                  <w:rFonts w:ascii="Segoe UI" w:hAnsi="Segoe UI" w:cs="Segoe UI"/>
                  <w:color w:val="000000" w:themeColor="text1"/>
                  <w:sz w:val="18"/>
                  <w:szCs w:val="18"/>
                  <w:rPrChange w:id="1016" w:author="Zarrar Khan" w:date="2026-06-17T10:29:00Z" w16du:dateUtc="2026-06-17T05:29:00Z">
                    <w:rPr>
                      <w:rFonts w:ascii="Segoe UI" w:hAnsi="Segoe UI" w:cs="Segoe UI"/>
                      <w:color w:val="BFBFBF"/>
                      <w:sz w:val="20"/>
                      <w:szCs w:val="20"/>
                    </w:rPr>
                  </w:rPrChange>
                </w:rPr>
                <w:t>—</w:t>
              </w:r>
            </w:ins>
          </w:p>
        </w:tc>
        <w:tc>
          <w:tcPr>
            <w:tcW w:w="721" w:type="pct"/>
            <w:tcBorders>
              <w:top w:val="single" w:sz="6" w:space="0" w:color="3C3C3C"/>
              <w:left w:val="nil"/>
              <w:bottom w:val="single" w:sz="6" w:space="0" w:color="3C3C3C"/>
              <w:right w:val="nil"/>
            </w:tcBorders>
            <w:vAlign w:val="center"/>
          </w:tcPr>
          <w:p w14:paraId="06AF659B" w14:textId="7DC28A89" w:rsidR="009F063D" w:rsidRPr="009F063D" w:rsidRDefault="009F063D" w:rsidP="009F063D">
            <w:pPr>
              <w:pBdr>
                <w:top w:val="nil"/>
                <w:left w:val="nil"/>
                <w:bottom w:val="nil"/>
                <w:right w:val="nil"/>
                <w:between w:val="nil"/>
              </w:pBdr>
              <w:spacing w:before="0" w:after="0" w:line="240" w:lineRule="auto"/>
              <w:rPr>
                <w:ins w:id="1017" w:author="Zarrar Khan" w:date="2026-06-17T10:28:00Z" w16du:dateUtc="2026-06-17T05:28:00Z"/>
                <w:color w:val="000000" w:themeColor="text1"/>
                <w:sz w:val="18"/>
                <w:szCs w:val="18"/>
                <w:rPrChange w:id="1018" w:author="Zarrar Khan" w:date="2026-06-17T10:29:00Z" w16du:dateUtc="2026-06-17T05:29:00Z">
                  <w:rPr>
                    <w:ins w:id="1019" w:author="Zarrar Khan" w:date="2026-06-17T10:28:00Z" w16du:dateUtc="2026-06-17T05:28:00Z"/>
                    <w:sz w:val="20"/>
                    <w:szCs w:val="20"/>
                  </w:rPr>
                </w:rPrChange>
              </w:rPr>
            </w:pPr>
            <w:ins w:id="1020" w:author="Zarrar Khan" w:date="2026-06-17T10:28:00Z" w16du:dateUtc="2026-06-17T05:28:00Z">
              <w:r w:rsidRPr="009F063D">
                <w:rPr>
                  <w:rFonts w:ascii="Segoe UI" w:hAnsi="Segoe UI" w:cs="Segoe UI"/>
                  <w:color w:val="000000" w:themeColor="text1"/>
                  <w:sz w:val="18"/>
                  <w:szCs w:val="18"/>
                  <w:rPrChange w:id="1021" w:author="Zarrar Khan" w:date="2026-06-17T10:29:00Z" w16du:dateUtc="2026-06-17T05:29:00Z">
                    <w:rPr>
                      <w:rFonts w:ascii="Segoe UI" w:hAnsi="Segoe UI" w:cs="Segoe UI"/>
                      <w:color w:val="BFBFBF"/>
                      <w:sz w:val="20"/>
                      <w:szCs w:val="20"/>
                    </w:rPr>
                  </w:rPrChange>
                </w:rPr>
                <w:t>≥ 0.60</w:t>
              </w:r>
            </w:ins>
          </w:p>
        </w:tc>
        <w:tc>
          <w:tcPr>
            <w:tcW w:w="721" w:type="pct"/>
            <w:tcBorders>
              <w:top w:val="single" w:sz="6" w:space="0" w:color="3C3C3C"/>
              <w:left w:val="nil"/>
              <w:bottom w:val="single" w:sz="6" w:space="0" w:color="3C3C3C"/>
              <w:right w:val="nil"/>
            </w:tcBorders>
            <w:vAlign w:val="center"/>
          </w:tcPr>
          <w:p w14:paraId="11D993FF" w14:textId="2B49A94D" w:rsidR="009F063D" w:rsidRPr="009F063D" w:rsidRDefault="009F063D" w:rsidP="009F063D">
            <w:pPr>
              <w:pBdr>
                <w:top w:val="nil"/>
                <w:left w:val="nil"/>
                <w:bottom w:val="nil"/>
                <w:right w:val="nil"/>
                <w:between w:val="nil"/>
              </w:pBdr>
              <w:spacing w:before="0" w:after="0" w:line="240" w:lineRule="auto"/>
              <w:rPr>
                <w:ins w:id="1022" w:author="Zarrar Khan" w:date="2026-06-17T10:28:00Z" w16du:dateUtc="2026-06-17T05:28:00Z"/>
                <w:color w:val="000000" w:themeColor="text1"/>
                <w:sz w:val="18"/>
                <w:szCs w:val="18"/>
                <w:rPrChange w:id="1023" w:author="Zarrar Khan" w:date="2026-06-17T10:29:00Z" w16du:dateUtc="2026-06-17T05:29:00Z">
                  <w:rPr>
                    <w:ins w:id="1024" w:author="Zarrar Khan" w:date="2026-06-17T10:28:00Z" w16du:dateUtc="2026-06-17T05:28:00Z"/>
                    <w:sz w:val="20"/>
                    <w:szCs w:val="20"/>
                  </w:rPr>
                </w:rPrChange>
              </w:rPr>
            </w:pPr>
            <w:ins w:id="1025" w:author="Zarrar Khan" w:date="2026-06-17T10:28:00Z" w16du:dateUtc="2026-06-17T05:28:00Z">
              <w:r w:rsidRPr="009F063D">
                <w:rPr>
                  <w:rFonts w:ascii="Segoe UI" w:hAnsi="Segoe UI" w:cs="Segoe UI"/>
                  <w:color w:val="000000" w:themeColor="text1"/>
                  <w:sz w:val="18"/>
                  <w:szCs w:val="18"/>
                  <w:rPrChange w:id="1026" w:author="Zarrar Khan" w:date="2026-06-17T10:29:00Z" w16du:dateUtc="2026-06-17T05:29:00Z">
                    <w:rPr>
                      <w:rFonts w:ascii="Segoe UI" w:hAnsi="Segoe UI" w:cs="Segoe UI"/>
                      <w:color w:val="BFBFBF"/>
                      <w:sz w:val="20"/>
                      <w:szCs w:val="20"/>
                    </w:rPr>
                  </w:rPrChange>
                </w:rPr>
                <w:t>—</w:t>
              </w:r>
            </w:ins>
          </w:p>
        </w:tc>
      </w:tr>
    </w:tbl>
    <w:p w14:paraId="1BD6F6D8" w14:textId="7D6FA736" w:rsidR="007F77BF" w:rsidRDefault="007F77BF" w:rsidP="009F063D">
      <w:pPr>
        <w:rPr>
          <w:ins w:id="1027" w:author="Zarrar Khan" w:date="2026-06-17T10:25:00Z" w16du:dateUtc="2026-06-17T05:25:00Z"/>
        </w:rPr>
      </w:pPr>
      <w:ins w:id="1028" w:author="Zarrar Khan" w:date="2026-06-17T10:32:00Z" w16du:dateUtc="2026-06-17T05:32:00Z">
        <w:r w:rsidRPr="007F77BF">
          <w:lastRenderedPageBreak/>
          <w:drawing>
            <wp:inline distT="0" distB="0" distL="0" distR="0" wp14:anchorId="3F6EAD64" wp14:editId="4F16A18C">
              <wp:extent cx="5943600" cy="3194050"/>
              <wp:effectExtent l="0" t="0" r="0" b="6350"/>
              <wp:docPr id="20614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0502" name=""/>
                      <pic:cNvPicPr/>
                    </pic:nvPicPr>
                    <pic:blipFill>
                      <a:blip r:embed="rId27"/>
                      <a:stretch>
                        <a:fillRect/>
                      </a:stretch>
                    </pic:blipFill>
                    <pic:spPr>
                      <a:xfrm>
                        <a:off x="0" y="0"/>
                        <a:ext cx="5943600" cy="3194050"/>
                      </a:xfrm>
                      <a:prstGeom prst="rect">
                        <a:avLst/>
                      </a:prstGeom>
                    </pic:spPr>
                  </pic:pic>
                </a:graphicData>
              </a:graphic>
            </wp:inline>
          </w:drawing>
        </w:r>
      </w:ins>
    </w:p>
    <w:p w14:paraId="52648096" w14:textId="122E53EF" w:rsidR="009F063D" w:rsidRPr="007F77BF" w:rsidRDefault="007F77BF" w:rsidP="009F063D">
      <w:pPr>
        <w:rPr>
          <w:ins w:id="1029" w:author="Zarrar Khan" w:date="2026-06-17T10:25:00Z" w16du:dateUtc="2026-06-17T05:25:00Z"/>
          <w:b/>
          <w:bCs/>
          <w:color w:val="4D311A"/>
          <w:sz w:val="20"/>
          <w:szCs w:val="20"/>
          <w:rPrChange w:id="1030" w:author="Zarrar Khan" w:date="2026-06-17T10:37:00Z" w16du:dateUtc="2026-06-17T05:37:00Z">
            <w:rPr>
              <w:ins w:id="1031" w:author="Zarrar Khan" w:date="2026-06-17T10:25:00Z" w16du:dateUtc="2026-06-17T05:25:00Z"/>
            </w:rPr>
          </w:rPrChange>
        </w:rPr>
      </w:pPr>
      <w:ins w:id="1032" w:author="Zarrar Khan" w:date="2026-06-17T10:37:00Z" w16du:dateUtc="2026-06-17T05:37:00Z">
        <w:r>
          <w:rPr>
            <w:b/>
            <w:bCs/>
            <w:color w:val="4D311A"/>
            <w:sz w:val="20"/>
            <w:szCs w:val="20"/>
          </w:rPr>
          <w:t>Figure 3</w:t>
        </w:r>
        <w:r>
          <w:rPr>
            <w:b/>
            <w:bCs/>
            <w:color w:val="4D311A"/>
            <w:sz w:val="20"/>
            <w:szCs w:val="20"/>
          </w:rPr>
          <w:t xml:space="preserve">: </w:t>
        </w:r>
      </w:ins>
      <w:ins w:id="1033" w:author="Zarrar Khan" w:date="2026-06-17T10:25:00Z" w16du:dateUtc="2026-06-17T05:25:00Z">
        <w:r w:rsidR="009F063D" w:rsidRPr="007F77BF">
          <w:rPr>
            <w:b/>
            <w:bCs/>
            <w:color w:val="4D311A"/>
            <w:sz w:val="20"/>
            <w:szCs w:val="20"/>
            <w:rPrChange w:id="1034" w:author="Zarrar Khan" w:date="2026-06-17T10:37:00Z" w16du:dateUtc="2026-06-17T05:37:00Z">
              <w:rPr/>
            </w:rPrChange>
          </w:rPr>
          <w:t>LLM screener performance across six calibration rounds. Shaded bands indicate published benchmarks (O'Mara-Eves et al. 2015; Hanegraaf et al. 2024). All five metrics met or exceeded their respective targets at Round 2b.</w:t>
        </w:r>
      </w:ins>
    </w:p>
    <w:p w14:paraId="437D06BB" w14:textId="33C54076" w:rsidR="00B64FF2" w:rsidRDefault="009F063D" w:rsidP="009F063D">
      <w:pPr>
        <w:rPr>
          <w:ins w:id="1035" w:author="Zarrar Khan" w:date="2026-06-17T09:44:00Z" w16du:dateUtc="2026-06-17T04:44:00Z"/>
        </w:rPr>
      </w:pPr>
      <w:ins w:id="1036" w:author="Zarrar Khan" w:date="2026-06-17T10:25:00Z" w16du:dateUtc="2026-06-17T05:25:00Z">
        <w:r>
          <w:t>The validated screener was applied to all 26,173 records at full-corpus screening. Final inclusion and exclusion decisions are documented alongside the screening outputs to ensure transparency and compliance with CEE systematic map standards.</w:t>
        </w:r>
      </w:ins>
    </w:p>
    <w:p w14:paraId="51F9C4C3" w14:textId="4A3572E0" w:rsidR="00B64FF2" w:rsidRDefault="007F77BF" w:rsidP="007F77BF">
      <w:pPr>
        <w:pStyle w:val="Heading2"/>
        <w:rPr>
          <w:ins w:id="1037" w:author="Zarrar Khan" w:date="2026-06-17T09:44:00Z" w16du:dateUtc="2026-06-17T04:44:00Z"/>
        </w:rPr>
        <w:pPrChange w:id="1038" w:author="Zarrar Khan" w:date="2026-06-17T10:34:00Z" w16du:dateUtc="2026-06-17T05:34:00Z">
          <w:pPr>
            <w:pStyle w:val="Heading1"/>
            <w:numPr>
              <w:numId w:val="11"/>
            </w:numPr>
            <w:ind w:left="720"/>
          </w:pPr>
        </w:pPrChange>
      </w:pPr>
      <w:bookmarkStart w:id="1039" w:name="_bx3frhojvx3e" w:colFirst="0" w:colLast="0"/>
      <w:bookmarkStart w:id="1040" w:name="_tkj29a2o3ril" w:colFirst="0" w:colLast="0"/>
      <w:bookmarkStart w:id="1041" w:name="_g9l919bwf7ed" w:colFirst="0" w:colLast="0"/>
      <w:bookmarkEnd w:id="1039"/>
      <w:bookmarkEnd w:id="1040"/>
      <w:bookmarkEnd w:id="1041"/>
      <w:ins w:id="1042" w:author="Zarrar Khan" w:date="2026-06-17T10:34:00Z" w16du:dateUtc="2026-06-17T05:34:00Z">
        <w:r>
          <w:t xml:space="preserve">3.5 </w:t>
        </w:r>
      </w:ins>
      <w:ins w:id="1043" w:author="Zarrar Khan" w:date="2026-06-17T09:44:00Z" w16du:dateUtc="2026-06-17T04:44:00Z">
        <w:r w:rsidR="00B64FF2">
          <w:t>Data coding strategy</w:t>
        </w:r>
      </w:ins>
    </w:p>
    <w:p w14:paraId="26DA2B1D" w14:textId="77777777" w:rsidR="007F77BF" w:rsidRDefault="007F77BF" w:rsidP="007F77BF">
      <w:pPr>
        <w:pStyle w:val="Heading3"/>
        <w:rPr>
          <w:ins w:id="1044" w:author="Zarrar Khan" w:date="2026-06-17T10:40:00Z" w16du:dateUtc="2026-06-17T05:40:00Z"/>
          <w:i w:val="0"/>
          <w:iCs w:val="0"/>
          <w:color w:val="auto"/>
          <w:sz w:val="22"/>
          <w:szCs w:val="22"/>
        </w:rPr>
      </w:pPr>
      <w:bookmarkStart w:id="1045" w:name="_v2qltluq91ds" w:colFirst="0" w:colLast="0"/>
      <w:bookmarkEnd w:id="1045"/>
      <w:ins w:id="1046" w:author="Zarrar Khan" w:date="2026-06-17T10:40:00Z" w16du:dateUtc="2026-06-17T05:40:00Z">
        <w:r w:rsidRPr="007F77BF">
          <w:rPr>
            <w:i w:val="0"/>
            <w:iCs w:val="0"/>
            <w:color w:val="auto"/>
            <w:sz w:val="22"/>
            <w:szCs w:val="22"/>
          </w:rPr>
          <w:t>A structured data extraction form was implemented in a coded spreadsheet. Coding was iterative and piloted on a subset of studies prior to full data extraction. The coding framework was refined during early extraction to accommodate emerging patterns, with all changes documented and justified.</w:t>
        </w:r>
      </w:ins>
    </w:p>
    <w:p w14:paraId="37E74781" w14:textId="32815658" w:rsidR="00B64FF2" w:rsidRPr="007F77BF" w:rsidRDefault="007F77BF" w:rsidP="007F77BF">
      <w:pPr>
        <w:pStyle w:val="Heading3"/>
        <w:rPr>
          <w:ins w:id="1047" w:author="Zarrar Khan" w:date="2026-06-17T09:44:00Z" w16du:dateUtc="2026-06-17T04:44:00Z"/>
          <w:i w:val="0"/>
          <w:iCs w:val="0"/>
          <w:rPrChange w:id="1048" w:author="Zarrar Khan" w:date="2026-06-17T10:41:00Z" w16du:dateUtc="2026-06-17T05:41:00Z">
            <w:rPr>
              <w:ins w:id="1049" w:author="Zarrar Khan" w:date="2026-06-17T09:44:00Z" w16du:dateUtc="2026-06-17T04:44:00Z"/>
            </w:rPr>
          </w:rPrChange>
        </w:rPr>
        <w:pPrChange w:id="1050" w:author="Zarrar Khan" w:date="2026-06-17T10:40:00Z" w16du:dateUtc="2026-06-17T05:40:00Z">
          <w:pPr>
            <w:pStyle w:val="Heading2"/>
            <w:numPr>
              <w:ilvl w:val="1"/>
              <w:numId w:val="11"/>
            </w:numPr>
            <w:ind w:left="1440"/>
          </w:pPr>
        </w:pPrChange>
      </w:pPr>
      <w:ins w:id="1051" w:author="Zarrar Khan" w:date="2026-06-17T10:34:00Z" w16du:dateUtc="2026-06-17T05:34:00Z">
        <w:r w:rsidRPr="007F77BF">
          <w:rPr>
            <w:i w:val="0"/>
            <w:iCs w:val="0"/>
            <w:rPrChange w:id="1052" w:author="Zarrar Khan" w:date="2026-06-17T10:41:00Z" w16du:dateUtc="2026-06-17T05:41:00Z">
              <w:rPr/>
            </w:rPrChange>
          </w:rPr>
          <w:t xml:space="preserve">3.5.1 </w:t>
        </w:r>
      </w:ins>
      <w:ins w:id="1053" w:author="Zarrar Khan" w:date="2026-06-17T09:44:00Z" w16du:dateUtc="2026-06-17T04:44:00Z">
        <w:r w:rsidR="00B64FF2" w:rsidRPr="007F77BF">
          <w:rPr>
            <w:i w:val="0"/>
            <w:iCs w:val="0"/>
            <w:rPrChange w:id="1054" w:author="Zarrar Khan" w:date="2026-06-17T10:41:00Z" w16du:dateUtc="2026-06-17T05:41:00Z">
              <w:rPr/>
            </w:rPrChange>
          </w:rPr>
          <w:t>Meta-data to be coded</w:t>
        </w:r>
      </w:ins>
    </w:p>
    <w:p w14:paraId="0D33049D" w14:textId="2410CE23" w:rsidR="00845386" w:rsidRDefault="00B64FF2" w:rsidP="00B64FF2">
      <w:pPr>
        <w:rPr>
          <w:ins w:id="1055" w:author="Zarrar Khan" w:date="2026-06-17T09:44:00Z" w16du:dateUtc="2026-06-17T04:44:00Z"/>
        </w:rPr>
      </w:pPr>
      <w:ins w:id="1056" w:author="Zarrar Khan" w:date="2026-06-17T09:44:00Z" w16du:dateUtc="2026-06-17T04:44:00Z">
        <w:r>
          <w:t xml:space="preserve">The variables to be extracted for each included study, along with their definitions and data types, are presented in Table </w:t>
        </w:r>
      </w:ins>
      <w:ins w:id="1057" w:author="Zarrar Khan" w:date="2026-06-17T12:42:00Z" w16du:dateUtc="2026-06-17T07:42:00Z">
        <w:r w:rsidR="00845386">
          <w:t>4</w:t>
        </w:r>
      </w:ins>
      <w:ins w:id="1058" w:author="Zarrar Khan" w:date="2026-06-17T09:44:00Z" w16du:dateUtc="2026-06-17T04:44:00Z">
        <w:r>
          <w:t>.</w:t>
        </w:r>
      </w:ins>
    </w:p>
    <w:p w14:paraId="57021ED7" w14:textId="256A809A" w:rsidR="00B64FF2" w:rsidRPr="007F77BF" w:rsidRDefault="00B64FF2" w:rsidP="00B64FF2">
      <w:pPr>
        <w:pStyle w:val="Heading3"/>
        <w:rPr>
          <w:ins w:id="1059" w:author="Zarrar Khan" w:date="2026-06-17T09:44:00Z" w16du:dateUtc="2026-06-17T04:44:00Z"/>
          <w:b/>
          <w:bCs/>
          <w:i w:val="0"/>
          <w:iCs w:val="0"/>
          <w:color w:val="4D311A"/>
          <w:sz w:val="20"/>
          <w:szCs w:val="20"/>
          <w:rPrChange w:id="1060" w:author="Zarrar Khan" w:date="2026-06-17T10:38:00Z" w16du:dateUtc="2026-06-17T05:38:00Z">
            <w:rPr>
              <w:ins w:id="1061" w:author="Zarrar Khan" w:date="2026-06-17T09:44:00Z" w16du:dateUtc="2026-06-17T04:44:00Z"/>
            </w:rPr>
          </w:rPrChange>
        </w:rPr>
      </w:pPr>
      <w:bookmarkStart w:id="1062" w:name="_wgwkjqrdelou" w:colFirst="0" w:colLast="0"/>
      <w:bookmarkEnd w:id="1062"/>
      <w:ins w:id="1063" w:author="Zarrar Khan" w:date="2026-06-17T09:44:00Z" w16du:dateUtc="2026-06-17T04:44:00Z">
        <w:r w:rsidRPr="007F77BF">
          <w:rPr>
            <w:b/>
            <w:bCs/>
            <w:i w:val="0"/>
            <w:iCs w:val="0"/>
            <w:color w:val="4D311A"/>
            <w:sz w:val="20"/>
            <w:szCs w:val="20"/>
            <w:rPrChange w:id="1064" w:author="Zarrar Khan" w:date="2026-06-17T10:38:00Z" w16du:dateUtc="2026-06-17T05:38:00Z">
              <w:rPr/>
            </w:rPrChange>
          </w:rPr>
          <w:t xml:space="preserve">Table </w:t>
        </w:r>
      </w:ins>
      <w:ins w:id="1065" w:author="Zarrar Khan" w:date="2026-06-17T12:42:00Z" w16du:dateUtc="2026-06-17T07:42:00Z">
        <w:r w:rsidR="00845386">
          <w:rPr>
            <w:b/>
            <w:bCs/>
            <w:i w:val="0"/>
            <w:iCs w:val="0"/>
            <w:color w:val="4D311A"/>
            <w:sz w:val="20"/>
            <w:szCs w:val="20"/>
          </w:rPr>
          <w:t>4</w:t>
        </w:r>
      </w:ins>
      <w:ins w:id="1066" w:author="Zarrar Khan" w:date="2026-06-17T09:44:00Z" w16du:dateUtc="2026-06-17T04:44:00Z">
        <w:r w:rsidRPr="007F77BF">
          <w:rPr>
            <w:b/>
            <w:bCs/>
            <w:i w:val="0"/>
            <w:iCs w:val="0"/>
            <w:color w:val="4D311A"/>
            <w:sz w:val="20"/>
            <w:szCs w:val="20"/>
            <w:rPrChange w:id="1067" w:author="Zarrar Khan" w:date="2026-06-17T10:38:00Z" w16du:dateUtc="2026-06-17T05:38:00Z">
              <w:rPr/>
            </w:rPrChange>
          </w:rPr>
          <w:t>. Data extraction variables and data types</w:t>
        </w:r>
      </w:ins>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2010"/>
        <w:gridCol w:w="2460"/>
        <w:gridCol w:w="1590"/>
        <w:gridCol w:w="3300"/>
      </w:tblGrid>
      <w:tr w:rsidR="00B64FF2" w14:paraId="3307E602" w14:textId="77777777" w:rsidTr="00C36C87">
        <w:trPr>
          <w:trHeight w:val="500"/>
          <w:ins w:id="1068" w:author="Zarrar Khan" w:date="2026-06-17T09:44:00Z" w16du:dateUtc="2026-06-17T04:44:00Z"/>
        </w:trPr>
        <w:tc>
          <w:tcPr>
            <w:tcW w:w="2010" w:type="dxa"/>
            <w:tcBorders>
              <w:top w:val="single" w:sz="6" w:space="0" w:color="3C3C3C"/>
              <w:left w:val="nil"/>
              <w:bottom w:val="single" w:sz="6" w:space="0" w:color="3C3C3C"/>
              <w:right w:val="nil"/>
            </w:tcBorders>
            <w:shd w:val="clear" w:color="auto" w:fill="627882"/>
            <w:tcMar>
              <w:top w:w="100" w:type="dxa"/>
              <w:left w:w="100" w:type="dxa"/>
              <w:bottom w:w="100" w:type="dxa"/>
              <w:right w:w="100" w:type="dxa"/>
            </w:tcMar>
          </w:tcPr>
          <w:p w14:paraId="07660D3A" w14:textId="77777777" w:rsidR="00B64FF2" w:rsidRDefault="00B64FF2" w:rsidP="00C36C87">
            <w:pPr>
              <w:spacing w:before="0" w:after="0" w:line="240" w:lineRule="auto"/>
              <w:jc w:val="center"/>
              <w:rPr>
                <w:ins w:id="1069" w:author="Zarrar Khan" w:date="2026-06-17T09:44:00Z" w16du:dateUtc="2026-06-17T04:44:00Z"/>
                <w:b/>
                <w:bCs/>
                <w:color w:val="F5F2EC"/>
              </w:rPr>
            </w:pPr>
            <w:ins w:id="1070" w:author="Zarrar Khan" w:date="2026-06-17T09:44:00Z" w16du:dateUtc="2026-06-17T04:44:00Z">
              <w:r>
                <w:rPr>
                  <w:b/>
                  <w:bCs/>
                  <w:color w:val="F5F2EC"/>
                </w:rPr>
                <w:t>Variable</w:t>
              </w:r>
            </w:ins>
          </w:p>
        </w:tc>
        <w:tc>
          <w:tcPr>
            <w:tcW w:w="2460" w:type="dxa"/>
            <w:tcBorders>
              <w:top w:val="single" w:sz="6" w:space="0" w:color="3C3C3C"/>
              <w:left w:val="nil"/>
              <w:bottom w:val="single" w:sz="6" w:space="0" w:color="3C3C3C"/>
              <w:right w:val="nil"/>
            </w:tcBorders>
            <w:shd w:val="clear" w:color="auto" w:fill="627882"/>
            <w:tcMar>
              <w:top w:w="100" w:type="dxa"/>
              <w:left w:w="100" w:type="dxa"/>
              <w:bottom w:w="100" w:type="dxa"/>
              <w:right w:w="100" w:type="dxa"/>
            </w:tcMar>
          </w:tcPr>
          <w:p w14:paraId="71162BDB" w14:textId="77777777" w:rsidR="00B64FF2" w:rsidRDefault="00B64FF2" w:rsidP="00C36C87">
            <w:pPr>
              <w:spacing w:before="0" w:after="0" w:line="240" w:lineRule="auto"/>
              <w:jc w:val="center"/>
              <w:rPr>
                <w:ins w:id="1071" w:author="Zarrar Khan" w:date="2026-06-17T09:44:00Z" w16du:dateUtc="2026-06-17T04:44:00Z"/>
                <w:b/>
                <w:bCs/>
                <w:color w:val="F5F2EC"/>
              </w:rPr>
            </w:pPr>
            <w:ins w:id="1072" w:author="Zarrar Khan" w:date="2026-06-17T09:44:00Z" w16du:dateUtc="2026-06-17T04:44:00Z">
              <w:r>
                <w:rPr>
                  <w:b/>
                  <w:bCs/>
                  <w:color w:val="F5F2EC"/>
                </w:rPr>
                <w:t>Description</w:t>
              </w:r>
            </w:ins>
          </w:p>
        </w:tc>
        <w:tc>
          <w:tcPr>
            <w:tcW w:w="1590" w:type="dxa"/>
            <w:tcBorders>
              <w:top w:val="single" w:sz="6" w:space="0" w:color="3C3C3C"/>
              <w:left w:val="nil"/>
              <w:bottom w:val="single" w:sz="6" w:space="0" w:color="3C3C3C"/>
              <w:right w:val="nil"/>
            </w:tcBorders>
            <w:shd w:val="clear" w:color="auto" w:fill="627882"/>
            <w:tcMar>
              <w:top w:w="100" w:type="dxa"/>
              <w:left w:w="100" w:type="dxa"/>
              <w:bottom w:w="100" w:type="dxa"/>
              <w:right w:w="100" w:type="dxa"/>
            </w:tcMar>
          </w:tcPr>
          <w:p w14:paraId="7A9D5CD4" w14:textId="77777777" w:rsidR="00B64FF2" w:rsidRDefault="00B64FF2" w:rsidP="00C36C87">
            <w:pPr>
              <w:spacing w:before="0" w:after="0" w:line="240" w:lineRule="auto"/>
              <w:jc w:val="center"/>
              <w:rPr>
                <w:ins w:id="1073" w:author="Zarrar Khan" w:date="2026-06-17T09:44:00Z" w16du:dateUtc="2026-06-17T04:44:00Z"/>
                <w:b/>
                <w:bCs/>
                <w:color w:val="F5F2EC"/>
              </w:rPr>
            </w:pPr>
            <w:ins w:id="1074" w:author="Zarrar Khan" w:date="2026-06-17T09:44:00Z" w16du:dateUtc="2026-06-17T04:44:00Z">
              <w:r>
                <w:rPr>
                  <w:b/>
                  <w:bCs/>
                  <w:color w:val="F5F2EC"/>
                </w:rPr>
                <w:t>Data type</w:t>
              </w:r>
            </w:ins>
          </w:p>
        </w:tc>
        <w:tc>
          <w:tcPr>
            <w:tcW w:w="3300" w:type="dxa"/>
            <w:tcBorders>
              <w:top w:val="single" w:sz="6" w:space="0" w:color="3C3C3C"/>
              <w:left w:val="nil"/>
              <w:bottom w:val="single" w:sz="6" w:space="0" w:color="3C3C3C"/>
              <w:right w:val="nil"/>
            </w:tcBorders>
            <w:shd w:val="clear" w:color="auto" w:fill="627882"/>
            <w:tcMar>
              <w:top w:w="100" w:type="dxa"/>
              <w:left w:w="100" w:type="dxa"/>
              <w:bottom w:w="100" w:type="dxa"/>
              <w:right w:w="100" w:type="dxa"/>
            </w:tcMar>
          </w:tcPr>
          <w:p w14:paraId="01FF1CFE" w14:textId="77777777" w:rsidR="00B64FF2" w:rsidRDefault="00B64FF2" w:rsidP="00C36C87">
            <w:pPr>
              <w:spacing w:before="0" w:after="0" w:line="240" w:lineRule="auto"/>
              <w:jc w:val="center"/>
              <w:rPr>
                <w:ins w:id="1075" w:author="Zarrar Khan" w:date="2026-06-17T09:44:00Z" w16du:dateUtc="2026-06-17T04:44:00Z"/>
                <w:b/>
                <w:bCs/>
                <w:color w:val="F5F2EC"/>
              </w:rPr>
            </w:pPr>
            <w:ins w:id="1076" w:author="Zarrar Khan" w:date="2026-06-17T09:44:00Z" w16du:dateUtc="2026-06-17T04:44:00Z">
              <w:r>
                <w:rPr>
                  <w:b/>
                  <w:bCs/>
                  <w:color w:val="F5F2EC"/>
                </w:rPr>
                <w:t>Notes</w:t>
              </w:r>
            </w:ins>
          </w:p>
        </w:tc>
      </w:tr>
      <w:tr w:rsidR="00B64FF2" w14:paraId="54DC1E2A" w14:textId="77777777" w:rsidTr="00C36C87">
        <w:trPr>
          <w:trHeight w:val="770"/>
          <w:ins w:id="1077" w:author="Zarrar Khan" w:date="2026-06-17T09:44:00Z" w16du:dateUtc="2026-06-17T04:44:00Z"/>
        </w:trPr>
        <w:tc>
          <w:tcPr>
            <w:tcW w:w="2010" w:type="dxa"/>
            <w:tcBorders>
              <w:top w:val="single" w:sz="6" w:space="0" w:color="3C3C3C"/>
              <w:left w:val="nil"/>
              <w:bottom w:val="single" w:sz="6" w:space="0" w:color="3C3C3C"/>
              <w:right w:val="nil"/>
            </w:tcBorders>
            <w:tcMar>
              <w:top w:w="100" w:type="dxa"/>
              <w:left w:w="100" w:type="dxa"/>
              <w:bottom w:w="100" w:type="dxa"/>
              <w:right w:w="100" w:type="dxa"/>
            </w:tcMar>
          </w:tcPr>
          <w:p w14:paraId="510FBB3C" w14:textId="77777777" w:rsidR="00B64FF2" w:rsidRDefault="00B64FF2" w:rsidP="00C36C87">
            <w:pPr>
              <w:spacing w:before="0" w:after="0" w:line="240" w:lineRule="auto"/>
              <w:rPr>
                <w:ins w:id="1078" w:author="Zarrar Khan" w:date="2026-06-17T09:44:00Z" w16du:dateUtc="2026-06-17T04:44:00Z"/>
              </w:rPr>
            </w:pPr>
            <w:ins w:id="1079" w:author="Zarrar Khan" w:date="2026-06-17T09:44:00Z" w16du:dateUtc="2026-06-17T04:44:00Z">
              <w:r>
                <w:lastRenderedPageBreak/>
                <w:t>Study ID</w:t>
              </w:r>
            </w:ins>
          </w:p>
        </w:tc>
        <w:tc>
          <w:tcPr>
            <w:tcW w:w="2460" w:type="dxa"/>
            <w:tcBorders>
              <w:top w:val="single" w:sz="6" w:space="0" w:color="3C3C3C"/>
              <w:left w:val="nil"/>
              <w:bottom w:val="single" w:sz="6" w:space="0" w:color="3C3C3C"/>
              <w:right w:val="nil"/>
            </w:tcBorders>
            <w:tcMar>
              <w:top w:w="100" w:type="dxa"/>
              <w:left w:w="100" w:type="dxa"/>
              <w:bottom w:w="100" w:type="dxa"/>
              <w:right w:w="100" w:type="dxa"/>
            </w:tcMar>
          </w:tcPr>
          <w:p w14:paraId="638EDBD7" w14:textId="77777777" w:rsidR="00B64FF2" w:rsidRDefault="00B64FF2" w:rsidP="00C36C87">
            <w:pPr>
              <w:spacing w:before="0" w:after="0" w:line="240" w:lineRule="auto"/>
              <w:rPr>
                <w:ins w:id="1080" w:author="Zarrar Khan" w:date="2026-06-17T09:44:00Z" w16du:dateUtc="2026-06-17T04:44:00Z"/>
              </w:rPr>
            </w:pPr>
            <w:ins w:id="1081" w:author="Zarrar Khan" w:date="2026-06-17T09:44:00Z" w16du:dateUtc="2026-06-17T04:44:00Z">
              <w:r>
                <w:t>Unique identifier for each included study</w:t>
              </w:r>
            </w:ins>
          </w:p>
        </w:tc>
        <w:tc>
          <w:tcPr>
            <w:tcW w:w="1590" w:type="dxa"/>
            <w:tcBorders>
              <w:top w:val="single" w:sz="6" w:space="0" w:color="3C3C3C"/>
              <w:left w:val="nil"/>
              <w:bottom w:val="single" w:sz="6" w:space="0" w:color="3C3C3C"/>
              <w:right w:val="nil"/>
            </w:tcBorders>
            <w:tcMar>
              <w:top w:w="100" w:type="dxa"/>
              <w:left w:w="100" w:type="dxa"/>
              <w:bottom w:w="100" w:type="dxa"/>
              <w:right w:w="100" w:type="dxa"/>
            </w:tcMar>
          </w:tcPr>
          <w:p w14:paraId="7A94A849" w14:textId="77777777" w:rsidR="00B64FF2" w:rsidRDefault="00B64FF2" w:rsidP="00C36C87">
            <w:pPr>
              <w:spacing w:before="0" w:after="0" w:line="240" w:lineRule="auto"/>
              <w:rPr>
                <w:ins w:id="1082" w:author="Zarrar Khan" w:date="2026-06-17T09:44:00Z" w16du:dateUtc="2026-06-17T04:44:00Z"/>
              </w:rPr>
            </w:pPr>
            <w:ins w:id="1083" w:author="Zarrar Khan" w:date="2026-06-17T09:44:00Z" w16du:dateUtc="2026-06-17T04:44:00Z">
              <w:r>
                <w:t>System-generated ID</w:t>
              </w:r>
            </w:ins>
          </w:p>
        </w:tc>
        <w:tc>
          <w:tcPr>
            <w:tcW w:w="3300" w:type="dxa"/>
            <w:tcBorders>
              <w:top w:val="single" w:sz="6" w:space="0" w:color="3C3C3C"/>
              <w:left w:val="nil"/>
              <w:bottom w:val="single" w:sz="6" w:space="0" w:color="3C3C3C"/>
              <w:right w:val="nil"/>
            </w:tcBorders>
            <w:tcMar>
              <w:top w:w="100" w:type="dxa"/>
              <w:left w:w="100" w:type="dxa"/>
              <w:bottom w:w="100" w:type="dxa"/>
              <w:right w:w="100" w:type="dxa"/>
            </w:tcMar>
          </w:tcPr>
          <w:p w14:paraId="3408E8EA" w14:textId="77777777" w:rsidR="00B64FF2" w:rsidRDefault="00B64FF2" w:rsidP="00C36C87">
            <w:pPr>
              <w:spacing w:before="0" w:after="0" w:line="240" w:lineRule="auto"/>
              <w:rPr>
                <w:ins w:id="1084" w:author="Zarrar Khan" w:date="2026-06-17T09:44:00Z" w16du:dateUtc="2026-06-17T04:44:00Z"/>
              </w:rPr>
            </w:pPr>
            <w:ins w:id="1085" w:author="Zarrar Khan" w:date="2026-06-17T09:44:00Z" w16du:dateUtc="2026-06-17T04:44:00Z">
              <w:r>
                <w:t>Assigned in EPPI-Reviewer</w:t>
              </w:r>
            </w:ins>
          </w:p>
        </w:tc>
      </w:tr>
      <w:tr w:rsidR="00B64FF2" w14:paraId="3CCC41B9" w14:textId="77777777" w:rsidTr="00C36C87">
        <w:trPr>
          <w:trHeight w:val="770"/>
          <w:ins w:id="1086" w:author="Zarrar Khan" w:date="2026-06-17T09:44:00Z" w16du:dateUtc="2026-06-17T04:44:00Z"/>
        </w:trPr>
        <w:tc>
          <w:tcPr>
            <w:tcW w:w="2010" w:type="dxa"/>
            <w:tcBorders>
              <w:top w:val="single" w:sz="6" w:space="0" w:color="3C3C3C"/>
              <w:left w:val="nil"/>
              <w:bottom w:val="single" w:sz="6" w:space="0" w:color="3C3C3C"/>
              <w:right w:val="nil"/>
            </w:tcBorders>
            <w:tcMar>
              <w:top w:w="100" w:type="dxa"/>
              <w:left w:w="100" w:type="dxa"/>
              <w:bottom w:w="100" w:type="dxa"/>
              <w:right w:w="100" w:type="dxa"/>
            </w:tcMar>
          </w:tcPr>
          <w:p w14:paraId="1B7E2433" w14:textId="77777777" w:rsidR="00B64FF2" w:rsidRDefault="00B64FF2" w:rsidP="00C36C87">
            <w:pPr>
              <w:spacing w:before="0" w:after="0" w:line="240" w:lineRule="auto"/>
              <w:rPr>
                <w:ins w:id="1087" w:author="Zarrar Khan" w:date="2026-06-17T09:44:00Z" w16du:dateUtc="2026-06-17T04:44:00Z"/>
              </w:rPr>
            </w:pPr>
            <w:ins w:id="1088" w:author="Zarrar Khan" w:date="2026-06-17T09:44:00Z" w16du:dateUtc="2026-06-17T04:44:00Z">
              <w:r>
                <w:t>Publication year</w:t>
              </w:r>
            </w:ins>
          </w:p>
        </w:tc>
        <w:tc>
          <w:tcPr>
            <w:tcW w:w="2460" w:type="dxa"/>
            <w:tcBorders>
              <w:top w:val="single" w:sz="6" w:space="0" w:color="3C3C3C"/>
              <w:left w:val="nil"/>
              <w:bottom w:val="single" w:sz="6" w:space="0" w:color="3C3C3C"/>
              <w:right w:val="nil"/>
            </w:tcBorders>
            <w:tcMar>
              <w:top w:w="100" w:type="dxa"/>
              <w:left w:w="100" w:type="dxa"/>
              <w:bottom w:w="100" w:type="dxa"/>
              <w:right w:w="100" w:type="dxa"/>
            </w:tcMar>
          </w:tcPr>
          <w:p w14:paraId="513F846E" w14:textId="77777777" w:rsidR="00B64FF2" w:rsidRDefault="00B64FF2" w:rsidP="00C36C87">
            <w:pPr>
              <w:spacing w:before="0" w:after="0" w:line="240" w:lineRule="auto"/>
              <w:rPr>
                <w:ins w:id="1089" w:author="Zarrar Khan" w:date="2026-06-17T09:44:00Z" w16du:dateUtc="2026-06-17T04:44:00Z"/>
              </w:rPr>
            </w:pPr>
            <w:ins w:id="1090" w:author="Zarrar Khan" w:date="2026-06-17T09:44:00Z" w16du:dateUtc="2026-06-17T04:44:00Z">
              <w:r>
                <w:t>Year of publication</w:t>
              </w:r>
            </w:ins>
          </w:p>
        </w:tc>
        <w:tc>
          <w:tcPr>
            <w:tcW w:w="1590" w:type="dxa"/>
            <w:tcBorders>
              <w:top w:val="single" w:sz="6" w:space="0" w:color="3C3C3C"/>
              <w:left w:val="nil"/>
              <w:bottom w:val="single" w:sz="6" w:space="0" w:color="3C3C3C"/>
              <w:right w:val="nil"/>
            </w:tcBorders>
            <w:tcMar>
              <w:top w:w="100" w:type="dxa"/>
              <w:left w:w="100" w:type="dxa"/>
              <w:bottom w:w="100" w:type="dxa"/>
              <w:right w:w="100" w:type="dxa"/>
            </w:tcMar>
          </w:tcPr>
          <w:p w14:paraId="0CC849E1" w14:textId="77777777" w:rsidR="00B64FF2" w:rsidRDefault="00B64FF2" w:rsidP="00C36C87">
            <w:pPr>
              <w:spacing w:before="0" w:after="0" w:line="240" w:lineRule="auto"/>
              <w:rPr>
                <w:ins w:id="1091" w:author="Zarrar Khan" w:date="2026-06-17T09:44:00Z" w16du:dateUtc="2026-06-17T04:44:00Z"/>
              </w:rPr>
            </w:pPr>
            <w:ins w:id="1092" w:author="Zarrar Khan" w:date="2026-06-17T09:44:00Z" w16du:dateUtc="2026-06-17T04:44:00Z">
              <w:r>
                <w:t>Numeric (year)</w:t>
              </w:r>
            </w:ins>
          </w:p>
        </w:tc>
        <w:tc>
          <w:tcPr>
            <w:tcW w:w="3300" w:type="dxa"/>
            <w:tcBorders>
              <w:top w:val="single" w:sz="6" w:space="0" w:color="3C3C3C"/>
              <w:left w:val="nil"/>
              <w:bottom w:val="single" w:sz="6" w:space="0" w:color="3C3C3C"/>
              <w:right w:val="nil"/>
            </w:tcBorders>
            <w:tcMar>
              <w:top w:w="100" w:type="dxa"/>
              <w:left w:w="100" w:type="dxa"/>
              <w:bottom w:w="100" w:type="dxa"/>
              <w:right w:w="100" w:type="dxa"/>
            </w:tcMar>
          </w:tcPr>
          <w:p w14:paraId="7AC6EF03" w14:textId="77777777" w:rsidR="00B64FF2" w:rsidRDefault="00B64FF2" w:rsidP="00C36C87">
            <w:pPr>
              <w:spacing w:before="0" w:after="0" w:line="240" w:lineRule="auto"/>
              <w:rPr>
                <w:ins w:id="1093" w:author="Zarrar Khan" w:date="2026-06-17T09:44:00Z" w16du:dateUtc="2026-06-17T04:44:00Z"/>
              </w:rPr>
            </w:pPr>
            <w:ins w:id="1094" w:author="Zarrar Khan" w:date="2026-06-17T09:44:00Z" w16du:dateUtc="2026-06-17T04:44:00Z">
              <w:r>
                <w:t>If multiple versions, use most recent</w:t>
              </w:r>
            </w:ins>
          </w:p>
        </w:tc>
      </w:tr>
      <w:tr w:rsidR="00B64FF2" w14:paraId="3F267570" w14:textId="77777777" w:rsidTr="00C36C87">
        <w:trPr>
          <w:trHeight w:val="1040"/>
          <w:ins w:id="1095" w:author="Zarrar Khan" w:date="2026-06-17T09:44:00Z" w16du:dateUtc="2026-06-17T04:44:00Z"/>
        </w:trPr>
        <w:tc>
          <w:tcPr>
            <w:tcW w:w="2010" w:type="dxa"/>
            <w:tcBorders>
              <w:top w:val="single" w:sz="6" w:space="0" w:color="3C3C3C"/>
              <w:left w:val="nil"/>
              <w:bottom w:val="single" w:sz="6" w:space="0" w:color="3C3C3C"/>
              <w:right w:val="nil"/>
            </w:tcBorders>
            <w:tcMar>
              <w:top w:w="100" w:type="dxa"/>
              <w:left w:w="100" w:type="dxa"/>
              <w:bottom w:w="100" w:type="dxa"/>
              <w:right w:w="100" w:type="dxa"/>
            </w:tcMar>
          </w:tcPr>
          <w:p w14:paraId="030224D0" w14:textId="77777777" w:rsidR="00B64FF2" w:rsidRDefault="00B64FF2" w:rsidP="00C36C87">
            <w:pPr>
              <w:spacing w:before="0" w:after="0" w:line="240" w:lineRule="auto"/>
              <w:rPr>
                <w:ins w:id="1096" w:author="Zarrar Khan" w:date="2026-06-17T09:44:00Z" w16du:dateUtc="2026-06-17T04:44:00Z"/>
              </w:rPr>
            </w:pPr>
            <w:ins w:id="1097" w:author="Zarrar Khan" w:date="2026-06-17T09:44:00Z" w16du:dateUtc="2026-06-17T04:44:00Z">
              <w:r>
                <w:t>Publication type</w:t>
              </w:r>
            </w:ins>
          </w:p>
        </w:tc>
        <w:tc>
          <w:tcPr>
            <w:tcW w:w="2460" w:type="dxa"/>
            <w:tcBorders>
              <w:top w:val="single" w:sz="6" w:space="0" w:color="3C3C3C"/>
              <w:left w:val="nil"/>
              <w:bottom w:val="single" w:sz="6" w:space="0" w:color="3C3C3C"/>
              <w:right w:val="nil"/>
            </w:tcBorders>
            <w:tcMar>
              <w:top w:w="100" w:type="dxa"/>
              <w:left w:w="100" w:type="dxa"/>
              <w:bottom w:w="100" w:type="dxa"/>
              <w:right w:w="100" w:type="dxa"/>
            </w:tcMar>
          </w:tcPr>
          <w:p w14:paraId="044AE16F" w14:textId="77777777" w:rsidR="00B64FF2" w:rsidRDefault="00B64FF2" w:rsidP="00C36C87">
            <w:pPr>
              <w:spacing w:before="0" w:after="0" w:line="240" w:lineRule="auto"/>
              <w:rPr>
                <w:ins w:id="1098" w:author="Zarrar Khan" w:date="2026-06-17T09:44:00Z" w16du:dateUtc="2026-06-17T04:44:00Z"/>
              </w:rPr>
            </w:pPr>
            <w:ins w:id="1099" w:author="Zarrar Khan" w:date="2026-06-17T09:44:00Z" w16du:dateUtc="2026-06-17T04:44:00Z">
              <w:r>
                <w:t>Type of publication</w:t>
              </w:r>
            </w:ins>
          </w:p>
        </w:tc>
        <w:tc>
          <w:tcPr>
            <w:tcW w:w="1590" w:type="dxa"/>
            <w:tcBorders>
              <w:top w:val="single" w:sz="6" w:space="0" w:color="3C3C3C"/>
              <w:left w:val="nil"/>
              <w:bottom w:val="single" w:sz="6" w:space="0" w:color="3C3C3C"/>
              <w:right w:val="nil"/>
            </w:tcBorders>
            <w:tcMar>
              <w:top w:w="100" w:type="dxa"/>
              <w:left w:w="100" w:type="dxa"/>
              <w:bottom w:w="100" w:type="dxa"/>
              <w:right w:w="100" w:type="dxa"/>
            </w:tcMar>
          </w:tcPr>
          <w:p w14:paraId="47B716B3" w14:textId="77777777" w:rsidR="00B64FF2" w:rsidRDefault="00B64FF2" w:rsidP="00C36C87">
            <w:pPr>
              <w:spacing w:before="0" w:after="0" w:line="240" w:lineRule="auto"/>
              <w:rPr>
                <w:ins w:id="1100" w:author="Zarrar Khan" w:date="2026-06-17T09:44:00Z" w16du:dateUtc="2026-06-17T04:44:00Z"/>
              </w:rPr>
            </w:pPr>
            <w:ins w:id="1101" w:author="Zarrar Khan" w:date="2026-06-17T09:44:00Z" w16du:dateUtc="2026-06-17T04:44:00Z">
              <w:r>
                <w:t>Categorical (</w:t>
              </w:r>
              <w:proofErr w:type="gramStart"/>
              <w:r>
                <w:t>single-select</w:t>
              </w:r>
              <w:proofErr w:type="gramEnd"/>
              <w:r>
                <w:t>)</w:t>
              </w:r>
            </w:ins>
          </w:p>
        </w:tc>
        <w:tc>
          <w:tcPr>
            <w:tcW w:w="3300" w:type="dxa"/>
            <w:tcBorders>
              <w:top w:val="single" w:sz="6" w:space="0" w:color="3C3C3C"/>
              <w:left w:val="nil"/>
              <w:bottom w:val="single" w:sz="6" w:space="0" w:color="3C3C3C"/>
              <w:right w:val="nil"/>
            </w:tcBorders>
            <w:tcMar>
              <w:top w:w="100" w:type="dxa"/>
              <w:left w:w="100" w:type="dxa"/>
              <w:bottom w:w="100" w:type="dxa"/>
              <w:right w:w="100" w:type="dxa"/>
            </w:tcMar>
          </w:tcPr>
          <w:p w14:paraId="55EEA46B" w14:textId="1F85EF0B" w:rsidR="00B64FF2" w:rsidRDefault="00B64FF2" w:rsidP="00C36C87">
            <w:pPr>
              <w:spacing w:before="0" w:after="0" w:line="240" w:lineRule="auto"/>
              <w:rPr>
                <w:ins w:id="1102" w:author="Zarrar Khan" w:date="2026-06-17T09:44:00Z" w16du:dateUtc="2026-06-17T04:44:00Z"/>
              </w:rPr>
            </w:pPr>
            <w:ins w:id="1103" w:author="Zarrar Khan" w:date="2026-06-17T09:44:00Z" w16du:dateUtc="2026-06-17T04:44:00Z">
              <w:r>
                <w:t>Journal article; report; working paper; thesis</w:t>
              </w:r>
            </w:ins>
            <w:ins w:id="1104" w:author="Zarrar Khan" w:date="2026-06-17T10:42:00Z" w16du:dateUtc="2026-06-17T05:42:00Z">
              <w:r w:rsidR="00FA01A9">
                <w:t>; other</w:t>
              </w:r>
            </w:ins>
          </w:p>
        </w:tc>
      </w:tr>
      <w:tr w:rsidR="00B64FF2" w14:paraId="2A0F1217" w14:textId="77777777" w:rsidTr="00C36C87">
        <w:trPr>
          <w:trHeight w:val="770"/>
          <w:ins w:id="1105" w:author="Zarrar Khan" w:date="2026-06-17T09:44:00Z" w16du:dateUtc="2026-06-17T04:44:00Z"/>
        </w:trPr>
        <w:tc>
          <w:tcPr>
            <w:tcW w:w="2010" w:type="dxa"/>
            <w:tcBorders>
              <w:top w:val="single" w:sz="6" w:space="0" w:color="3C3C3C"/>
              <w:left w:val="nil"/>
              <w:bottom w:val="single" w:sz="6" w:space="0" w:color="3C3C3C"/>
              <w:right w:val="nil"/>
            </w:tcBorders>
            <w:tcMar>
              <w:top w:w="100" w:type="dxa"/>
              <w:left w:w="100" w:type="dxa"/>
              <w:bottom w:w="100" w:type="dxa"/>
              <w:right w:w="100" w:type="dxa"/>
            </w:tcMar>
          </w:tcPr>
          <w:p w14:paraId="417417FD" w14:textId="77777777" w:rsidR="00B64FF2" w:rsidRDefault="00B64FF2" w:rsidP="00C36C87">
            <w:pPr>
              <w:spacing w:before="0" w:after="0" w:line="240" w:lineRule="auto"/>
              <w:rPr>
                <w:ins w:id="1106" w:author="Zarrar Khan" w:date="2026-06-17T09:44:00Z" w16du:dateUtc="2026-06-17T04:44:00Z"/>
              </w:rPr>
            </w:pPr>
            <w:ins w:id="1107" w:author="Zarrar Khan" w:date="2026-06-17T09:44:00Z" w16du:dateUtc="2026-06-17T04:44:00Z">
              <w:r>
                <w:t>Country/region</w:t>
              </w:r>
            </w:ins>
          </w:p>
        </w:tc>
        <w:tc>
          <w:tcPr>
            <w:tcW w:w="2460" w:type="dxa"/>
            <w:tcBorders>
              <w:top w:val="single" w:sz="6" w:space="0" w:color="3C3C3C"/>
              <w:left w:val="nil"/>
              <w:bottom w:val="single" w:sz="6" w:space="0" w:color="3C3C3C"/>
              <w:right w:val="nil"/>
            </w:tcBorders>
            <w:tcMar>
              <w:top w:w="100" w:type="dxa"/>
              <w:left w:w="100" w:type="dxa"/>
              <w:bottom w:w="100" w:type="dxa"/>
              <w:right w:w="100" w:type="dxa"/>
            </w:tcMar>
          </w:tcPr>
          <w:p w14:paraId="1DC917A2" w14:textId="77777777" w:rsidR="00B64FF2" w:rsidRDefault="00B64FF2" w:rsidP="00C36C87">
            <w:pPr>
              <w:spacing w:before="0" w:after="0" w:line="240" w:lineRule="auto"/>
              <w:rPr>
                <w:ins w:id="1108" w:author="Zarrar Khan" w:date="2026-06-17T09:44:00Z" w16du:dateUtc="2026-06-17T04:44:00Z"/>
              </w:rPr>
            </w:pPr>
            <w:ins w:id="1109" w:author="Zarrar Khan" w:date="2026-06-17T09:44:00Z" w16du:dateUtc="2026-06-17T04:44:00Z">
              <w:r>
                <w:t>Country or region(s) covered by the study</w:t>
              </w:r>
            </w:ins>
          </w:p>
        </w:tc>
        <w:tc>
          <w:tcPr>
            <w:tcW w:w="1590" w:type="dxa"/>
            <w:tcBorders>
              <w:top w:val="single" w:sz="6" w:space="0" w:color="3C3C3C"/>
              <w:left w:val="nil"/>
              <w:bottom w:val="single" w:sz="6" w:space="0" w:color="3C3C3C"/>
              <w:right w:val="nil"/>
            </w:tcBorders>
            <w:tcMar>
              <w:top w:w="100" w:type="dxa"/>
              <w:left w:w="100" w:type="dxa"/>
              <w:bottom w:w="100" w:type="dxa"/>
              <w:right w:w="100" w:type="dxa"/>
            </w:tcMar>
          </w:tcPr>
          <w:p w14:paraId="469C69B5" w14:textId="77777777" w:rsidR="00B64FF2" w:rsidRDefault="00B64FF2" w:rsidP="00C36C87">
            <w:pPr>
              <w:spacing w:before="0" w:after="0" w:line="240" w:lineRule="auto"/>
              <w:rPr>
                <w:ins w:id="1110" w:author="Zarrar Khan" w:date="2026-06-17T09:44:00Z" w16du:dateUtc="2026-06-17T04:44:00Z"/>
              </w:rPr>
            </w:pPr>
            <w:ins w:id="1111" w:author="Zarrar Khan" w:date="2026-06-17T09:44:00Z" w16du:dateUtc="2026-06-17T04:44:00Z">
              <w:r>
                <w:t>Categorical (multi-select)</w:t>
              </w:r>
            </w:ins>
          </w:p>
        </w:tc>
        <w:tc>
          <w:tcPr>
            <w:tcW w:w="3300" w:type="dxa"/>
            <w:tcBorders>
              <w:top w:val="single" w:sz="6" w:space="0" w:color="3C3C3C"/>
              <w:left w:val="nil"/>
              <w:bottom w:val="single" w:sz="6" w:space="0" w:color="3C3C3C"/>
              <w:right w:val="nil"/>
            </w:tcBorders>
            <w:tcMar>
              <w:top w:w="100" w:type="dxa"/>
              <w:left w:w="100" w:type="dxa"/>
              <w:bottom w:w="100" w:type="dxa"/>
              <w:right w:w="100" w:type="dxa"/>
            </w:tcMar>
          </w:tcPr>
          <w:p w14:paraId="79902602" w14:textId="77777777" w:rsidR="00B64FF2" w:rsidRDefault="00B64FF2" w:rsidP="00C36C87">
            <w:pPr>
              <w:spacing w:before="0" w:after="0" w:line="240" w:lineRule="auto"/>
              <w:rPr>
                <w:ins w:id="1112" w:author="Zarrar Khan" w:date="2026-06-17T09:44:00Z" w16du:dateUtc="2026-06-17T04:44:00Z"/>
              </w:rPr>
            </w:pPr>
            <w:ins w:id="1113" w:author="Zarrar Khan" w:date="2026-06-17T09:44:00Z" w16du:dateUtc="2026-06-17T04:44:00Z">
              <w:r>
                <w:t>Enter countries when specified; use a region label only if countries are not provided (separate multiple entries with semicolons).</w:t>
              </w:r>
            </w:ins>
          </w:p>
        </w:tc>
      </w:tr>
      <w:tr w:rsidR="00B64FF2" w14:paraId="48638B9F" w14:textId="77777777" w:rsidTr="00C36C87">
        <w:trPr>
          <w:trHeight w:val="1040"/>
          <w:ins w:id="1114" w:author="Zarrar Khan" w:date="2026-06-17T09:44:00Z" w16du:dateUtc="2026-06-17T04:44:00Z"/>
        </w:trPr>
        <w:tc>
          <w:tcPr>
            <w:tcW w:w="2010" w:type="dxa"/>
            <w:tcBorders>
              <w:top w:val="single" w:sz="6" w:space="0" w:color="3C3C3C"/>
              <w:left w:val="nil"/>
              <w:bottom w:val="single" w:sz="6" w:space="0" w:color="3C3C3C"/>
              <w:right w:val="nil"/>
            </w:tcBorders>
            <w:tcMar>
              <w:top w:w="100" w:type="dxa"/>
              <w:left w:w="100" w:type="dxa"/>
              <w:bottom w:w="100" w:type="dxa"/>
              <w:right w:w="100" w:type="dxa"/>
            </w:tcMar>
          </w:tcPr>
          <w:p w14:paraId="1F35BD78" w14:textId="77777777" w:rsidR="00B64FF2" w:rsidRDefault="00B64FF2" w:rsidP="00C36C87">
            <w:pPr>
              <w:spacing w:before="0" w:after="0" w:line="240" w:lineRule="auto"/>
              <w:rPr>
                <w:ins w:id="1115" w:author="Zarrar Khan" w:date="2026-06-17T09:44:00Z" w16du:dateUtc="2026-06-17T04:44:00Z"/>
              </w:rPr>
            </w:pPr>
            <w:ins w:id="1116" w:author="Zarrar Khan" w:date="2026-06-17T09:44:00Z" w16du:dateUtc="2026-06-17T04:44:00Z">
              <w:r>
                <w:t>Geographic scale</w:t>
              </w:r>
            </w:ins>
          </w:p>
        </w:tc>
        <w:tc>
          <w:tcPr>
            <w:tcW w:w="2460" w:type="dxa"/>
            <w:tcBorders>
              <w:top w:val="single" w:sz="6" w:space="0" w:color="3C3C3C"/>
              <w:left w:val="nil"/>
              <w:bottom w:val="single" w:sz="6" w:space="0" w:color="3C3C3C"/>
              <w:right w:val="nil"/>
            </w:tcBorders>
            <w:tcMar>
              <w:top w:w="100" w:type="dxa"/>
              <w:left w:w="100" w:type="dxa"/>
              <w:bottom w:w="100" w:type="dxa"/>
              <w:right w:w="100" w:type="dxa"/>
            </w:tcMar>
          </w:tcPr>
          <w:p w14:paraId="6BB27883" w14:textId="77777777" w:rsidR="00B64FF2" w:rsidRDefault="00B64FF2" w:rsidP="00C36C87">
            <w:pPr>
              <w:spacing w:before="0" w:after="0" w:line="240" w:lineRule="auto"/>
              <w:rPr>
                <w:ins w:id="1117" w:author="Zarrar Khan" w:date="2026-06-17T09:44:00Z" w16du:dateUtc="2026-06-17T04:44:00Z"/>
              </w:rPr>
            </w:pPr>
            <w:ins w:id="1118" w:author="Zarrar Khan" w:date="2026-06-17T09:44:00Z" w16du:dateUtc="2026-06-17T04:44:00Z">
              <w:r>
                <w:t>Spatial scale of analysis</w:t>
              </w:r>
            </w:ins>
          </w:p>
        </w:tc>
        <w:tc>
          <w:tcPr>
            <w:tcW w:w="1590" w:type="dxa"/>
            <w:tcBorders>
              <w:top w:val="single" w:sz="6" w:space="0" w:color="3C3C3C"/>
              <w:left w:val="nil"/>
              <w:bottom w:val="single" w:sz="6" w:space="0" w:color="3C3C3C"/>
              <w:right w:val="nil"/>
            </w:tcBorders>
            <w:tcMar>
              <w:top w:w="100" w:type="dxa"/>
              <w:left w:w="100" w:type="dxa"/>
              <w:bottom w:w="100" w:type="dxa"/>
              <w:right w:w="100" w:type="dxa"/>
            </w:tcMar>
          </w:tcPr>
          <w:p w14:paraId="38C62437" w14:textId="77777777" w:rsidR="00B64FF2" w:rsidRDefault="00B64FF2" w:rsidP="00C36C87">
            <w:pPr>
              <w:spacing w:before="0" w:after="0" w:line="240" w:lineRule="auto"/>
              <w:rPr>
                <w:ins w:id="1119" w:author="Zarrar Khan" w:date="2026-06-17T09:44:00Z" w16du:dateUtc="2026-06-17T04:44:00Z"/>
              </w:rPr>
            </w:pPr>
            <w:ins w:id="1120" w:author="Zarrar Khan" w:date="2026-06-17T09:44:00Z" w16du:dateUtc="2026-06-17T04:44:00Z">
              <w:r>
                <w:t>Categorical (</w:t>
              </w:r>
              <w:proofErr w:type="gramStart"/>
              <w:r>
                <w:t>single-select</w:t>
              </w:r>
              <w:proofErr w:type="gramEnd"/>
              <w:r>
                <w:t>)</w:t>
              </w:r>
            </w:ins>
          </w:p>
        </w:tc>
        <w:tc>
          <w:tcPr>
            <w:tcW w:w="3300" w:type="dxa"/>
            <w:tcBorders>
              <w:top w:val="single" w:sz="6" w:space="0" w:color="3C3C3C"/>
              <w:left w:val="nil"/>
              <w:bottom w:val="single" w:sz="6" w:space="0" w:color="3C3C3C"/>
              <w:right w:val="nil"/>
            </w:tcBorders>
            <w:tcMar>
              <w:top w:w="100" w:type="dxa"/>
              <w:left w:w="100" w:type="dxa"/>
              <w:bottom w:w="100" w:type="dxa"/>
              <w:right w:w="100" w:type="dxa"/>
            </w:tcMar>
          </w:tcPr>
          <w:p w14:paraId="246817BE" w14:textId="77777777" w:rsidR="00B64FF2" w:rsidRDefault="00B64FF2" w:rsidP="00C36C87">
            <w:pPr>
              <w:spacing w:before="0" w:after="0" w:line="240" w:lineRule="auto"/>
              <w:rPr>
                <w:ins w:id="1121" w:author="Zarrar Khan" w:date="2026-06-17T09:44:00Z" w16du:dateUtc="2026-06-17T04:44:00Z"/>
              </w:rPr>
            </w:pPr>
            <w:ins w:id="1122" w:author="Zarrar Khan" w:date="2026-06-17T09:44:00Z" w16du:dateUtc="2026-06-17T04:44:00Z">
              <w:r>
                <w:t>Local; sub-national; national; multi-country; regional</w:t>
              </w:r>
            </w:ins>
          </w:p>
        </w:tc>
      </w:tr>
      <w:tr w:rsidR="00B64FF2" w14:paraId="1FFDA63B" w14:textId="77777777" w:rsidTr="00C36C87">
        <w:trPr>
          <w:trHeight w:val="1040"/>
          <w:ins w:id="1123" w:author="Zarrar Khan" w:date="2026-06-17T09:44:00Z" w16du:dateUtc="2026-06-17T04:44:00Z"/>
        </w:trPr>
        <w:tc>
          <w:tcPr>
            <w:tcW w:w="2010" w:type="dxa"/>
            <w:tcBorders>
              <w:top w:val="single" w:sz="6" w:space="0" w:color="3C3C3C"/>
              <w:left w:val="nil"/>
              <w:bottom w:val="single" w:sz="6" w:space="0" w:color="3C3C3C"/>
              <w:right w:val="nil"/>
            </w:tcBorders>
            <w:tcMar>
              <w:top w:w="100" w:type="dxa"/>
              <w:left w:w="100" w:type="dxa"/>
              <w:bottom w:w="100" w:type="dxa"/>
              <w:right w:w="100" w:type="dxa"/>
            </w:tcMar>
          </w:tcPr>
          <w:p w14:paraId="2DF0240F" w14:textId="77777777" w:rsidR="00B64FF2" w:rsidRDefault="00B64FF2" w:rsidP="00C36C87">
            <w:pPr>
              <w:spacing w:before="0" w:after="0" w:line="240" w:lineRule="auto"/>
              <w:rPr>
                <w:ins w:id="1124" w:author="Zarrar Khan" w:date="2026-06-17T09:44:00Z" w16du:dateUtc="2026-06-17T04:44:00Z"/>
              </w:rPr>
            </w:pPr>
            <w:ins w:id="1125" w:author="Zarrar Khan" w:date="2026-06-17T09:44:00Z" w16du:dateUtc="2026-06-17T04:44:00Z">
              <w:r>
                <w:t>Producer type(s)</w:t>
              </w:r>
            </w:ins>
          </w:p>
        </w:tc>
        <w:tc>
          <w:tcPr>
            <w:tcW w:w="2460" w:type="dxa"/>
            <w:tcBorders>
              <w:top w:val="single" w:sz="6" w:space="0" w:color="3C3C3C"/>
              <w:left w:val="nil"/>
              <w:bottom w:val="single" w:sz="6" w:space="0" w:color="3C3C3C"/>
              <w:right w:val="nil"/>
            </w:tcBorders>
            <w:tcMar>
              <w:top w:w="100" w:type="dxa"/>
              <w:left w:w="100" w:type="dxa"/>
              <w:bottom w:w="100" w:type="dxa"/>
              <w:right w:w="100" w:type="dxa"/>
            </w:tcMar>
          </w:tcPr>
          <w:p w14:paraId="70A4305C" w14:textId="77777777" w:rsidR="00B64FF2" w:rsidRDefault="00B64FF2" w:rsidP="00C36C87">
            <w:pPr>
              <w:spacing w:before="0" w:after="0" w:line="240" w:lineRule="auto"/>
              <w:rPr>
                <w:ins w:id="1126" w:author="Zarrar Khan" w:date="2026-06-17T09:44:00Z" w16du:dateUtc="2026-06-17T04:44:00Z"/>
              </w:rPr>
            </w:pPr>
            <w:ins w:id="1127" w:author="Zarrar Khan" w:date="2026-06-17T09:44:00Z" w16du:dateUtc="2026-06-17T04:44:00Z">
              <w:r>
                <w:t>Type of agricultural producers studied</w:t>
              </w:r>
            </w:ins>
          </w:p>
        </w:tc>
        <w:tc>
          <w:tcPr>
            <w:tcW w:w="1590" w:type="dxa"/>
            <w:tcBorders>
              <w:top w:val="single" w:sz="6" w:space="0" w:color="3C3C3C"/>
              <w:left w:val="nil"/>
              <w:bottom w:val="single" w:sz="6" w:space="0" w:color="3C3C3C"/>
              <w:right w:val="nil"/>
            </w:tcBorders>
            <w:tcMar>
              <w:top w:w="100" w:type="dxa"/>
              <w:left w:w="100" w:type="dxa"/>
              <w:bottom w:w="100" w:type="dxa"/>
              <w:right w:w="100" w:type="dxa"/>
            </w:tcMar>
          </w:tcPr>
          <w:p w14:paraId="65E01C40" w14:textId="77777777" w:rsidR="00B64FF2" w:rsidRDefault="00B64FF2" w:rsidP="00C36C87">
            <w:pPr>
              <w:spacing w:before="0" w:after="0" w:line="240" w:lineRule="auto"/>
              <w:rPr>
                <w:ins w:id="1128" w:author="Zarrar Khan" w:date="2026-06-17T09:44:00Z" w16du:dateUtc="2026-06-17T04:44:00Z"/>
              </w:rPr>
            </w:pPr>
            <w:ins w:id="1129" w:author="Zarrar Khan" w:date="2026-06-17T09:44:00Z" w16du:dateUtc="2026-06-17T04:44:00Z">
              <w:r>
                <w:t>Categorical (multi-select)</w:t>
              </w:r>
            </w:ins>
          </w:p>
        </w:tc>
        <w:tc>
          <w:tcPr>
            <w:tcW w:w="3300" w:type="dxa"/>
            <w:tcBorders>
              <w:top w:val="single" w:sz="6" w:space="0" w:color="3C3C3C"/>
              <w:left w:val="nil"/>
              <w:bottom w:val="single" w:sz="6" w:space="0" w:color="3C3C3C"/>
              <w:right w:val="nil"/>
            </w:tcBorders>
            <w:tcMar>
              <w:top w:w="100" w:type="dxa"/>
              <w:left w:w="100" w:type="dxa"/>
              <w:bottom w:w="100" w:type="dxa"/>
              <w:right w:w="100" w:type="dxa"/>
            </w:tcMar>
          </w:tcPr>
          <w:p w14:paraId="61A8B391" w14:textId="323207A7" w:rsidR="00B64FF2" w:rsidRDefault="00B64FF2" w:rsidP="00C36C87">
            <w:pPr>
              <w:spacing w:before="0" w:after="0" w:line="240" w:lineRule="auto"/>
              <w:rPr>
                <w:ins w:id="1130" w:author="Zarrar Khan" w:date="2026-06-17T09:44:00Z" w16du:dateUtc="2026-06-17T04:44:00Z"/>
              </w:rPr>
            </w:pPr>
            <w:ins w:id="1131" w:author="Zarrar Khan" w:date="2026-06-17T09:44:00Z" w16du:dateUtc="2026-06-17T04:44:00Z">
              <w:r>
                <w:t>Crop; livestock; fisheries/aquaculture; agroforestry; mixed</w:t>
              </w:r>
            </w:ins>
            <w:ins w:id="1132" w:author="Zarrar Khan" w:date="2026-06-17T10:42:00Z" w16du:dateUtc="2026-06-17T05:42:00Z">
              <w:r w:rsidR="00FA01A9">
                <w:t>; undefined</w:t>
              </w:r>
            </w:ins>
          </w:p>
        </w:tc>
      </w:tr>
      <w:tr w:rsidR="00B64FF2" w14:paraId="62313DD4" w14:textId="77777777" w:rsidTr="00C36C87">
        <w:trPr>
          <w:trHeight w:val="1310"/>
          <w:ins w:id="1133" w:author="Zarrar Khan" w:date="2026-06-17T09:44:00Z" w16du:dateUtc="2026-06-17T04:44:00Z"/>
        </w:trPr>
        <w:tc>
          <w:tcPr>
            <w:tcW w:w="2010" w:type="dxa"/>
            <w:tcBorders>
              <w:top w:val="single" w:sz="6" w:space="0" w:color="3C3C3C"/>
              <w:left w:val="nil"/>
              <w:bottom w:val="single" w:sz="6" w:space="0" w:color="3C3C3C"/>
              <w:right w:val="nil"/>
            </w:tcBorders>
            <w:tcMar>
              <w:top w:w="100" w:type="dxa"/>
              <w:left w:w="100" w:type="dxa"/>
              <w:bottom w:w="100" w:type="dxa"/>
              <w:right w:w="100" w:type="dxa"/>
            </w:tcMar>
          </w:tcPr>
          <w:p w14:paraId="60DEF621" w14:textId="77777777" w:rsidR="00B64FF2" w:rsidRDefault="00B64FF2" w:rsidP="00C36C87">
            <w:pPr>
              <w:spacing w:before="0" w:after="0" w:line="240" w:lineRule="auto"/>
              <w:rPr>
                <w:ins w:id="1134" w:author="Zarrar Khan" w:date="2026-06-17T09:44:00Z" w16du:dateUtc="2026-06-17T04:44:00Z"/>
              </w:rPr>
            </w:pPr>
            <w:ins w:id="1135" w:author="Zarrar Khan" w:date="2026-06-17T09:44:00Z" w16du:dateUtc="2026-06-17T04:44:00Z">
              <w:r>
                <w:t>Marginalized subpopulations</w:t>
              </w:r>
            </w:ins>
          </w:p>
        </w:tc>
        <w:tc>
          <w:tcPr>
            <w:tcW w:w="2460" w:type="dxa"/>
            <w:tcBorders>
              <w:top w:val="single" w:sz="6" w:space="0" w:color="3C3C3C"/>
              <w:left w:val="nil"/>
              <w:bottom w:val="single" w:sz="6" w:space="0" w:color="3C3C3C"/>
              <w:right w:val="nil"/>
            </w:tcBorders>
            <w:tcMar>
              <w:top w:w="100" w:type="dxa"/>
              <w:left w:w="100" w:type="dxa"/>
              <w:bottom w:w="100" w:type="dxa"/>
              <w:right w:w="100" w:type="dxa"/>
            </w:tcMar>
          </w:tcPr>
          <w:p w14:paraId="649541E1" w14:textId="77777777" w:rsidR="00B64FF2" w:rsidRDefault="00B64FF2" w:rsidP="00C36C87">
            <w:pPr>
              <w:spacing w:before="0" w:after="0" w:line="240" w:lineRule="auto"/>
              <w:rPr>
                <w:ins w:id="1136" w:author="Zarrar Khan" w:date="2026-06-17T09:44:00Z" w16du:dateUtc="2026-06-17T04:44:00Z"/>
              </w:rPr>
            </w:pPr>
            <w:ins w:id="1137" w:author="Zarrar Khan" w:date="2026-06-17T09:44:00Z" w16du:dateUtc="2026-06-17T04:44:00Z">
              <w:r>
                <w:t>Whether the study explicitly addresses marginalized groups</w:t>
              </w:r>
            </w:ins>
          </w:p>
        </w:tc>
        <w:tc>
          <w:tcPr>
            <w:tcW w:w="1590" w:type="dxa"/>
            <w:tcBorders>
              <w:top w:val="single" w:sz="6" w:space="0" w:color="3C3C3C"/>
              <w:left w:val="nil"/>
              <w:bottom w:val="single" w:sz="6" w:space="0" w:color="3C3C3C"/>
              <w:right w:val="nil"/>
            </w:tcBorders>
            <w:tcMar>
              <w:top w:w="100" w:type="dxa"/>
              <w:left w:w="100" w:type="dxa"/>
              <w:bottom w:w="100" w:type="dxa"/>
              <w:right w:w="100" w:type="dxa"/>
            </w:tcMar>
          </w:tcPr>
          <w:p w14:paraId="4D0D322C" w14:textId="77777777" w:rsidR="00B64FF2" w:rsidRDefault="00B64FF2" w:rsidP="00C36C87">
            <w:pPr>
              <w:spacing w:before="0" w:after="0" w:line="240" w:lineRule="auto"/>
              <w:rPr>
                <w:ins w:id="1138" w:author="Zarrar Khan" w:date="2026-06-17T09:44:00Z" w16du:dateUtc="2026-06-17T04:44:00Z"/>
              </w:rPr>
            </w:pPr>
            <w:ins w:id="1139" w:author="Zarrar Khan" w:date="2026-06-17T09:44:00Z" w16du:dateUtc="2026-06-17T04:44:00Z">
              <w:r>
                <w:t>Categorical (multi-select)</w:t>
              </w:r>
            </w:ins>
          </w:p>
        </w:tc>
        <w:tc>
          <w:tcPr>
            <w:tcW w:w="3300" w:type="dxa"/>
            <w:tcBorders>
              <w:top w:val="single" w:sz="6" w:space="0" w:color="3C3C3C"/>
              <w:left w:val="nil"/>
              <w:bottom w:val="single" w:sz="6" w:space="0" w:color="3C3C3C"/>
              <w:right w:val="nil"/>
            </w:tcBorders>
            <w:tcMar>
              <w:top w:w="100" w:type="dxa"/>
              <w:left w:w="100" w:type="dxa"/>
              <w:bottom w:w="100" w:type="dxa"/>
              <w:right w:w="100" w:type="dxa"/>
            </w:tcMar>
          </w:tcPr>
          <w:p w14:paraId="0E4AAF3C" w14:textId="65C238A2" w:rsidR="00B64FF2" w:rsidRDefault="00B64FF2" w:rsidP="00C36C87">
            <w:pPr>
              <w:spacing w:before="0" w:after="0" w:line="240" w:lineRule="auto"/>
              <w:rPr>
                <w:ins w:id="1140" w:author="Zarrar Khan" w:date="2026-06-17T09:44:00Z" w16du:dateUtc="2026-06-17T04:44:00Z"/>
              </w:rPr>
            </w:pPr>
            <w:ins w:id="1141" w:author="Zarrar Khan" w:date="2026-06-17T09:44:00Z" w16du:dateUtc="2026-06-17T04:44:00Z">
              <w:r>
                <w:t>Women; youth; landless; Indigenous Peoples; ethnic minorities; migrant/seasonal workers</w:t>
              </w:r>
            </w:ins>
            <w:ins w:id="1142" w:author="Zarrar Khan" w:date="2026-06-17T10:42:00Z" w16du:dateUtc="2026-06-17T05:42:00Z">
              <w:r w:rsidR="00FA01A9">
                <w:t xml:space="preserve">; </w:t>
              </w:r>
              <w:r w:rsidR="00FA01A9" w:rsidRPr="00FA01A9">
                <w:t>people with disabilities; other; none reported</w:t>
              </w:r>
            </w:ins>
          </w:p>
        </w:tc>
      </w:tr>
      <w:tr w:rsidR="00B64FF2" w14:paraId="4E5517DB" w14:textId="77777777" w:rsidTr="00C36C87">
        <w:trPr>
          <w:trHeight w:val="1040"/>
          <w:ins w:id="1143" w:author="Zarrar Khan" w:date="2026-06-17T09:44:00Z" w16du:dateUtc="2026-06-17T04:44:00Z"/>
        </w:trPr>
        <w:tc>
          <w:tcPr>
            <w:tcW w:w="2010" w:type="dxa"/>
            <w:tcBorders>
              <w:top w:val="single" w:sz="6" w:space="0" w:color="3C3C3C"/>
              <w:left w:val="nil"/>
              <w:bottom w:val="single" w:sz="6" w:space="0" w:color="3C3C3C"/>
              <w:right w:val="nil"/>
            </w:tcBorders>
            <w:tcMar>
              <w:top w:w="100" w:type="dxa"/>
              <w:left w:w="100" w:type="dxa"/>
              <w:bottom w:w="100" w:type="dxa"/>
              <w:right w:w="100" w:type="dxa"/>
            </w:tcMar>
          </w:tcPr>
          <w:p w14:paraId="161DCE3A" w14:textId="77777777" w:rsidR="00B64FF2" w:rsidRDefault="00B64FF2" w:rsidP="00C36C87">
            <w:pPr>
              <w:spacing w:before="0" w:after="0" w:line="240" w:lineRule="auto"/>
              <w:rPr>
                <w:ins w:id="1144" w:author="Zarrar Khan" w:date="2026-06-17T09:44:00Z" w16du:dateUtc="2026-06-17T04:44:00Z"/>
              </w:rPr>
            </w:pPr>
            <w:ins w:id="1145" w:author="Zarrar Khan" w:date="2026-06-17T09:44:00Z" w16du:dateUtc="2026-06-17T04:44:00Z">
              <w:r>
                <w:t>Adaptation focus</w:t>
              </w:r>
            </w:ins>
          </w:p>
        </w:tc>
        <w:tc>
          <w:tcPr>
            <w:tcW w:w="2460" w:type="dxa"/>
            <w:tcBorders>
              <w:top w:val="single" w:sz="6" w:space="0" w:color="3C3C3C"/>
              <w:left w:val="nil"/>
              <w:bottom w:val="single" w:sz="6" w:space="0" w:color="3C3C3C"/>
              <w:right w:val="nil"/>
            </w:tcBorders>
            <w:tcMar>
              <w:top w:w="100" w:type="dxa"/>
              <w:left w:w="100" w:type="dxa"/>
              <w:bottom w:w="100" w:type="dxa"/>
              <w:right w:w="100" w:type="dxa"/>
            </w:tcMar>
          </w:tcPr>
          <w:p w14:paraId="107D433E" w14:textId="77777777" w:rsidR="00B64FF2" w:rsidRDefault="00B64FF2" w:rsidP="00C36C87">
            <w:pPr>
              <w:spacing w:before="0" w:after="0" w:line="240" w:lineRule="auto"/>
              <w:rPr>
                <w:ins w:id="1146" w:author="Zarrar Khan" w:date="2026-06-17T09:44:00Z" w16du:dateUtc="2026-06-17T04:44:00Z"/>
              </w:rPr>
            </w:pPr>
            <w:ins w:id="1147" w:author="Zarrar Khan" w:date="2026-06-17T09:44:00Z" w16du:dateUtc="2026-06-17T04:44:00Z">
              <w:r>
                <w:t>Type of adaptation action or intervention assessed</w:t>
              </w:r>
            </w:ins>
          </w:p>
        </w:tc>
        <w:tc>
          <w:tcPr>
            <w:tcW w:w="1590" w:type="dxa"/>
            <w:tcBorders>
              <w:top w:val="single" w:sz="6" w:space="0" w:color="3C3C3C"/>
              <w:left w:val="nil"/>
              <w:bottom w:val="single" w:sz="6" w:space="0" w:color="3C3C3C"/>
              <w:right w:val="nil"/>
            </w:tcBorders>
            <w:tcMar>
              <w:top w:w="100" w:type="dxa"/>
              <w:left w:w="100" w:type="dxa"/>
              <w:bottom w:w="100" w:type="dxa"/>
              <w:right w:w="100" w:type="dxa"/>
            </w:tcMar>
          </w:tcPr>
          <w:p w14:paraId="30894F88" w14:textId="77777777" w:rsidR="00B64FF2" w:rsidRDefault="00B64FF2" w:rsidP="00C36C87">
            <w:pPr>
              <w:spacing w:before="0" w:after="0" w:line="240" w:lineRule="auto"/>
              <w:rPr>
                <w:ins w:id="1148" w:author="Zarrar Khan" w:date="2026-06-17T09:44:00Z" w16du:dateUtc="2026-06-17T04:44:00Z"/>
              </w:rPr>
            </w:pPr>
            <w:ins w:id="1149" w:author="Zarrar Khan" w:date="2026-06-17T09:44:00Z" w16du:dateUtc="2026-06-17T04:44:00Z">
              <w:r>
                <w:t>Emergent coding</w:t>
              </w:r>
            </w:ins>
          </w:p>
        </w:tc>
        <w:tc>
          <w:tcPr>
            <w:tcW w:w="3300" w:type="dxa"/>
            <w:tcBorders>
              <w:top w:val="single" w:sz="6" w:space="0" w:color="3C3C3C"/>
              <w:left w:val="nil"/>
              <w:bottom w:val="single" w:sz="6" w:space="0" w:color="3C3C3C"/>
              <w:right w:val="nil"/>
            </w:tcBorders>
            <w:tcMar>
              <w:top w:w="100" w:type="dxa"/>
              <w:left w:w="100" w:type="dxa"/>
              <w:bottom w:w="100" w:type="dxa"/>
              <w:right w:w="100" w:type="dxa"/>
            </w:tcMar>
          </w:tcPr>
          <w:p w14:paraId="1EBCDC1D" w14:textId="77777777" w:rsidR="00B64FF2" w:rsidRDefault="00B64FF2" w:rsidP="00C36C87">
            <w:pPr>
              <w:spacing w:before="0" w:after="0" w:line="240" w:lineRule="auto"/>
              <w:rPr>
                <w:ins w:id="1150" w:author="Zarrar Khan" w:date="2026-06-17T09:44:00Z" w16du:dateUtc="2026-06-17T04:44:00Z"/>
              </w:rPr>
            </w:pPr>
            <w:ins w:id="1151" w:author="Zarrar Khan" w:date="2026-06-17T09:44:00Z" w16du:dateUtc="2026-06-17T04:44:00Z">
              <w:r>
                <w:t>Developed iteratively during extraction</w:t>
              </w:r>
            </w:ins>
          </w:p>
        </w:tc>
      </w:tr>
      <w:tr w:rsidR="00B64FF2" w14:paraId="4EF6D705" w14:textId="77777777" w:rsidTr="00C36C87">
        <w:trPr>
          <w:trHeight w:val="1310"/>
          <w:ins w:id="1152" w:author="Zarrar Khan" w:date="2026-06-17T09:44:00Z" w16du:dateUtc="2026-06-17T04:44:00Z"/>
        </w:trPr>
        <w:tc>
          <w:tcPr>
            <w:tcW w:w="2010" w:type="dxa"/>
            <w:tcBorders>
              <w:top w:val="single" w:sz="6" w:space="0" w:color="3C3C3C"/>
              <w:left w:val="nil"/>
              <w:bottom w:val="single" w:sz="6" w:space="0" w:color="3C3C3C"/>
              <w:right w:val="nil"/>
            </w:tcBorders>
            <w:tcMar>
              <w:top w:w="100" w:type="dxa"/>
              <w:left w:w="100" w:type="dxa"/>
              <w:bottom w:w="100" w:type="dxa"/>
              <w:right w:w="100" w:type="dxa"/>
            </w:tcMar>
          </w:tcPr>
          <w:p w14:paraId="318105CD" w14:textId="77777777" w:rsidR="00B64FF2" w:rsidRDefault="00B64FF2" w:rsidP="00C36C87">
            <w:pPr>
              <w:spacing w:before="0" w:after="0" w:line="240" w:lineRule="auto"/>
              <w:rPr>
                <w:ins w:id="1153" w:author="Zarrar Khan" w:date="2026-06-17T09:44:00Z" w16du:dateUtc="2026-06-17T04:44:00Z"/>
              </w:rPr>
            </w:pPr>
            <w:ins w:id="1154" w:author="Zarrar Khan" w:date="2026-06-17T09:44:00Z" w16du:dateUtc="2026-06-17T04:44:00Z">
              <w:r>
                <w:t>Methodological approach</w:t>
              </w:r>
            </w:ins>
          </w:p>
        </w:tc>
        <w:tc>
          <w:tcPr>
            <w:tcW w:w="2460" w:type="dxa"/>
            <w:tcBorders>
              <w:top w:val="single" w:sz="6" w:space="0" w:color="3C3C3C"/>
              <w:left w:val="nil"/>
              <w:bottom w:val="single" w:sz="6" w:space="0" w:color="3C3C3C"/>
              <w:right w:val="nil"/>
            </w:tcBorders>
            <w:tcMar>
              <w:top w:w="100" w:type="dxa"/>
              <w:left w:w="100" w:type="dxa"/>
              <w:bottom w:w="100" w:type="dxa"/>
              <w:right w:w="100" w:type="dxa"/>
            </w:tcMar>
          </w:tcPr>
          <w:p w14:paraId="3DC849C3" w14:textId="77777777" w:rsidR="00B64FF2" w:rsidRDefault="00B64FF2" w:rsidP="00C36C87">
            <w:pPr>
              <w:spacing w:before="0" w:after="0" w:line="240" w:lineRule="auto"/>
              <w:rPr>
                <w:ins w:id="1155" w:author="Zarrar Khan" w:date="2026-06-17T09:44:00Z" w16du:dateUtc="2026-06-17T04:44:00Z"/>
              </w:rPr>
            </w:pPr>
            <w:ins w:id="1156" w:author="Zarrar Khan" w:date="2026-06-17T09:44:00Z" w16du:dateUtc="2026-06-17T04:44:00Z">
              <w:r>
                <w:t>Primary methodological design</w:t>
              </w:r>
            </w:ins>
          </w:p>
        </w:tc>
        <w:tc>
          <w:tcPr>
            <w:tcW w:w="1590" w:type="dxa"/>
            <w:tcBorders>
              <w:top w:val="single" w:sz="6" w:space="0" w:color="3C3C3C"/>
              <w:left w:val="nil"/>
              <w:bottom w:val="single" w:sz="6" w:space="0" w:color="3C3C3C"/>
              <w:right w:val="nil"/>
            </w:tcBorders>
            <w:tcMar>
              <w:top w:w="100" w:type="dxa"/>
              <w:left w:w="100" w:type="dxa"/>
              <w:bottom w:w="100" w:type="dxa"/>
              <w:right w:w="100" w:type="dxa"/>
            </w:tcMar>
          </w:tcPr>
          <w:p w14:paraId="47C291D6" w14:textId="77777777" w:rsidR="00B64FF2" w:rsidRDefault="00B64FF2" w:rsidP="00C36C87">
            <w:pPr>
              <w:spacing w:before="0" w:after="0" w:line="240" w:lineRule="auto"/>
              <w:rPr>
                <w:ins w:id="1157" w:author="Zarrar Khan" w:date="2026-06-17T09:44:00Z" w16du:dateUtc="2026-06-17T04:44:00Z"/>
              </w:rPr>
            </w:pPr>
            <w:ins w:id="1158" w:author="Zarrar Khan" w:date="2026-06-17T09:44:00Z" w16du:dateUtc="2026-06-17T04:44:00Z">
              <w:r>
                <w:t>Categorical (</w:t>
              </w:r>
              <w:proofErr w:type="gramStart"/>
              <w:r>
                <w:t>single-select</w:t>
              </w:r>
              <w:proofErr w:type="gramEnd"/>
              <w:r>
                <w:t>)</w:t>
              </w:r>
            </w:ins>
          </w:p>
        </w:tc>
        <w:tc>
          <w:tcPr>
            <w:tcW w:w="3300" w:type="dxa"/>
            <w:tcBorders>
              <w:top w:val="single" w:sz="6" w:space="0" w:color="3C3C3C"/>
              <w:left w:val="nil"/>
              <w:bottom w:val="single" w:sz="6" w:space="0" w:color="3C3C3C"/>
              <w:right w:val="nil"/>
            </w:tcBorders>
            <w:tcMar>
              <w:top w:w="100" w:type="dxa"/>
              <w:left w:w="100" w:type="dxa"/>
              <w:bottom w:w="100" w:type="dxa"/>
              <w:right w:w="100" w:type="dxa"/>
            </w:tcMar>
          </w:tcPr>
          <w:p w14:paraId="0E6189F9" w14:textId="6AC8974C" w:rsidR="00B64FF2" w:rsidRDefault="00B64FF2" w:rsidP="00C36C87">
            <w:pPr>
              <w:spacing w:before="0" w:after="0" w:line="240" w:lineRule="auto"/>
              <w:rPr>
                <w:ins w:id="1159" w:author="Zarrar Khan" w:date="2026-06-17T09:44:00Z" w16du:dateUtc="2026-06-17T04:44:00Z"/>
              </w:rPr>
            </w:pPr>
            <w:ins w:id="1160" w:author="Zarrar Khan" w:date="2026-06-17T09:44:00Z" w16du:dateUtc="2026-06-17T04:44:00Z">
              <w:r>
                <w:t>Qualitative; quantitative; participatory; modeling with empirical validation</w:t>
              </w:r>
            </w:ins>
            <w:ins w:id="1161" w:author="Zarrar Khan" w:date="2026-06-17T10:42:00Z" w16du:dateUtc="2026-06-17T05:42:00Z">
              <w:r w:rsidR="00FA01A9">
                <w:t>; experimental;</w:t>
              </w:r>
            </w:ins>
          </w:p>
        </w:tc>
      </w:tr>
      <w:tr w:rsidR="00B64FF2" w14:paraId="0E350A92" w14:textId="77777777" w:rsidTr="00C36C87">
        <w:trPr>
          <w:trHeight w:val="1040"/>
          <w:ins w:id="1162" w:author="Zarrar Khan" w:date="2026-06-17T09:44:00Z" w16du:dateUtc="2026-06-17T04:44:00Z"/>
        </w:trPr>
        <w:tc>
          <w:tcPr>
            <w:tcW w:w="2010" w:type="dxa"/>
            <w:tcBorders>
              <w:top w:val="single" w:sz="6" w:space="0" w:color="3C3C3C"/>
              <w:left w:val="nil"/>
              <w:bottom w:val="single" w:sz="6" w:space="0" w:color="3C3C3C"/>
              <w:right w:val="nil"/>
            </w:tcBorders>
            <w:tcMar>
              <w:top w:w="100" w:type="dxa"/>
              <w:left w:w="100" w:type="dxa"/>
              <w:bottom w:w="100" w:type="dxa"/>
              <w:right w:w="100" w:type="dxa"/>
            </w:tcMar>
          </w:tcPr>
          <w:p w14:paraId="6EA3B22E" w14:textId="77777777" w:rsidR="00B64FF2" w:rsidRDefault="00B64FF2" w:rsidP="00C36C87">
            <w:pPr>
              <w:spacing w:before="0" w:after="0" w:line="240" w:lineRule="auto"/>
              <w:rPr>
                <w:ins w:id="1163" w:author="Zarrar Khan" w:date="2026-06-17T09:44:00Z" w16du:dateUtc="2026-06-17T04:44:00Z"/>
              </w:rPr>
            </w:pPr>
            <w:ins w:id="1164" w:author="Zarrar Khan" w:date="2026-06-17T09:44:00Z" w16du:dateUtc="2026-06-17T04:44:00Z">
              <w:r>
                <w:lastRenderedPageBreak/>
                <w:t>Purpose of assessment</w:t>
              </w:r>
            </w:ins>
          </w:p>
        </w:tc>
        <w:tc>
          <w:tcPr>
            <w:tcW w:w="2460" w:type="dxa"/>
            <w:tcBorders>
              <w:top w:val="single" w:sz="6" w:space="0" w:color="3C3C3C"/>
              <w:left w:val="nil"/>
              <w:bottom w:val="single" w:sz="6" w:space="0" w:color="3C3C3C"/>
              <w:right w:val="nil"/>
            </w:tcBorders>
            <w:tcMar>
              <w:top w:w="100" w:type="dxa"/>
              <w:left w:w="100" w:type="dxa"/>
              <w:bottom w:w="100" w:type="dxa"/>
              <w:right w:w="100" w:type="dxa"/>
            </w:tcMar>
          </w:tcPr>
          <w:p w14:paraId="18F786F9" w14:textId="77777777" w:rsidR="00B64FF2" w:rsidRDefault="00B64FF2" w:rsidP="00C36C87">
            <w:pPr>
              <w:spacing w:before="0" w:after="0" w:line="240" w:lineRule="auto"/>
              <w:rPr>
                <w:ins w:id="1165" w:author="Zarrar Khan" w:date="2026-06-17T09:44:00Z" w16du:dateUtc="2026-06-17T04:44:00Z"/>
              </w:rPr>
            </w:pPr>
            <w:ins w:id="1166" w:author="Zarrar Khan" w:date="2026-06-17T09:44:00Z" w16du:dateUtc="2026-06-17T04:44:00Z">
              <w:r>
                <w:t>Primary purpose of the assessment</w:t>
              </w:r>
            </w:ins>
          </w:p>
        </w:tc>
        <w:tc>
          <w:tcPr>
            <w:tcW w:w="1590" w:type="dxa"/>
            <w:tcBorders>
              <w:top w:val="single" w:sz="6" w:space="0" w:color="3C3C3C"/>
              <w:left w:val="nil"/>
              <w:bottom w:val="single" w:sz="6" w:space="0" w:color="3C3C3C"/>
              <w:right w:val="nil"/>
            </w:tcBorders>
            <w:tcMar>
              <w:top w:w="100" w:type="dxa"/>
              <w:left w:w="100" w:type="dxa"/>
              <w:bottom w:w="100" w:type="dxa"/>
              <w:right w:w="100" w:type="dxa"/>
            </w:tcMar>
          </w:tcPr>
          <w:p w14:paraId="6B01C676" w14:textId="77777777" w:rsidR="00B64FF2" w:rsidRDefault="00B64FF2" w:rsidP="00C36C87">
            <w:pPr>
              <w:spacing w:before="0" w:after="0" w:line="240" w:lineRule="auto"/>
              <w:rPr>
                <w:ins w:id="1167" w:author="Zarrar Khan" w:date="2026-06-17T09:44:00Z" w16du:dateUtc="2026-06-17T04:44:00Z"/>
              </w:rPr>
            </w:pPr>
            <w:ins w:id="1168" w:author="Zarrar Khan" w:date="2026-06-17T09:44:00Z" w16du:dateUtc="2026-06-17T04:44:00Z">
              <w:r>
                <w:t>Categorical (</w:t>
              </w:r>
              <w:proofErr w:type="gramStart"/>
              <w:r>
                <w:t>single-select</w:t>
              </w:r>
              <w:proofErr w:type="gramEnd"/>
              <w:r>
                <w:t>)</w:t>
              </w:r>
            </w:ins>
          </w:p>
        </w:tc>
        <w:tc>
          <w:tcPr>
            <w:tcW w:w="3300" w:type="dxa"/>
            <w:tcBorders>
              <w:top w:val="single" w:sz="6" w:space="0" w:color="3C3C3C"/>
              <w:left w:val="nil"/>
              <w:bottom w:val="single" w:sz="6" w:space="0" w:color="3C3C3C"/>
              <w:right w:val="nil"/>
            </w:tcBorders>
            <w:tcMar>
              <w:top w:w="100" w:type="dxa"/>
              <w:left w:w="100" w:type="dxa"/>
              <w:bottom w:w="100" w:type="dxa"/>
              <w:right w:w="100" w:type="dxa"/>
            </w:tcMar>
          </w:tcPr>
          <w:p w14:paraId="3E278C10" w14:textId="77777777" w:rsidR="00B64FF2" w:rsidRDefault="00B64FF2" w:rsidP="00C36C87">
            <w:pPr>
              <w:spacing w:before="0" w:after="0" w:line="240" w:lineRule="auto"/>
              <w:rPr>
                <w:ins w:id="1169" w:author="Zarrar Khan" w:date="2026-06-17T09:44:00Z" w16du:dateUtc="2026-06-17T04:44:00Z"/>
              </w:rPr>
            </w:pPr>
            <w:ins w:id="1170" w:author="Zarrar Khan" w:date="2026-06-17T09:44:00Z" w16du:dateUtc="2026-06-17T04:44:00Z">
              <w:r>
                <w:t>Project learning; program evaluation; donor reporting; national reporting; research</w:t>
              </w:r>
            </w:ins>
          </w:p>
        </w:tc>
      </w:tr>
      <w:tr w:rsidR="00B64FF2" w14:paraId="3C439BF1" w14:textId="77777777" w:rsidTr="00C36C87">
        <w:trPr>
          <w:trHeight w:val="770"/>
          <w:ins w:id="1171" w:author="Zarrar Khan" w:date="2026-06-17T09:44:00Z" w16du:dateUtc="2026-06-17T04:44:00Z"/>
        </w:trPr>
        <w:tc>
          <w:tcPr>
            <w:tcW w:w="2010" w:type="dxa"/>
            <w:tcBorders>
              <w:top w:val="single" w:sz="6" w:space="0" w:color="3C3C3C"/>
              <w:left w:val="nil"/>
              <w:bottom w:val="single" w:sz="6" w:space="0" w:color="3C3C3C"/>
              <w:right w:val="nil"/>
            </w:tcBorders>
            <w:tcMar>
              <w:top w:w="100" w:type="dxa"/>
              <w:left w:w="100" w:type="dxa"/>
              <w:bottom w:w="100" w:type="dxa"/>
              <w:right w:w="100" w:type="dxa"/>
            </w:tcMar>
          </w:tcPr>
          <w:p w14:paraId="23E344D4" w14:textId="77777777" w:rsidR="00B64FF2" w:rsidRDefault="00B64FF2" w:rsidP="00C36C87">
            <w:pPr>
              <w:spacing w:before="0" w:after="0" w:line="240" w:lineRule="auto"/>
              <w:rPr>
                <w:ins w:id="1172" w:author="Zarrar Khan" w:date="2026-06-17T09:44:00Z" w16du:dateUtc="2026-06-17T04:44:00Z"/>
              </w:rPr>
            </w:pPr>
            <w:ins w:id="1173" w:author="Zarrar Khan" w:date="2026-06-17T09:44:00Z" w16du:dateUtc="2026-06-17T04:44:00Z">
              <w:r>
                <w:t>Indicators measured</w:t>
              </w:r>
            </w:ins>
          </w:p>
        </w:tc>
        <w:tc>
          <w:tcPr>
            <w:tcW w:w="2460" w:type="dxa"/>
            <w:tcBorders>
              <w:top w:val="single" w:sz="6" w:space="0" w:color="3C3C3C"/>
              <w:left w:val="nil"/>
              <w:bottom w:val="single" w:sz="6" w:space="0" w:color="3C3C3C"/>
              <w:right w:val="nil"/>
            </w:tcBorders>
            <w:tcMar>
              <w:top w:w="100" w:type="dxa"/>
              <w:left w:w="100" w:type="dxa"/>
              <w:bottom w:w="100" w:type="dxa"/>
              <w:right w:w="100" w:type="dxa"/>
            </w:tcMar>
          </w:tcPr>
          <w:p w14:paraId="60D43EEC" w14:textId="77777777" w:rsidR="00B64FF2" w:rsidRDefault="00B64FF2" w:rsidP="00C36C87">
            <w:pPr>
              <w:spacing w:before="0" w:after="0" w:line="240" w:lineRule="auto"/>
              <w:rPr>
                <w:ins w:id="1174" w:author="Zarrar Khan" w:date="2026-06-17T09:44:00Z" w16du:dateUtc="2026-06-17T04:44:00Z"/>
              </w:rPr>
            </w:pPr>
            <w:ins w:id="1175" w:author="Zarrar Khan" w:date="2026-06-17T09:44:00Z" w16du:dateUtc="2026-06-17T04:44:00Z">
              <w:r>
                <w:t>Types of indicators used</w:t>
              </w:r>
            </w:ins>
          </w:p>
        </w:tc>
        <w:tc>
          <w:tcPr>
            <w:tcW w:w="1590" w:type="dxa"/>
            <w:tcBorders>
              <w:top w:val="single" w:sz="6" w:space="0" w:color="3C3C3C"/>
              <w:left w:val="nil"/>
              <w:bottom w:val="single" w:sz="6" w:space="0" w:color="3C3C3C"/>
              <w:right w:val="nil"/>
            </w:tcBorders>
            <w:tcMar>
              <w:top w:w="100" w:type="dxa"/>
              <w:left w:w="100" w:type="dxa"/>
              <w:bottom w:w="100" w:type="dxa"/>
              <w:right w:w="100" w:type="dxa"/>
            </w:tcMar>
          </w:tcPr>
          <w:p w14:paraId="497ECFA2" w14:textId="77777777" w:rsidR="00B64FF2" w:rsidRDefault="00B64FF2" w:rsidP="00C36C87">
            <w:pPr>
              <w:spacing w:before="0" w:after="0" w:line="240" w:lineRule="auto"/>
              <w:rPr>
                <w:ins w:id="1176" w:author="Zarrar Khan" w:date="2026-06-17T09:44:00Z" w16du:dateUtc="2026-06-17T04:44:00Z"/>
              </w:rPr>
            </w:pPr>
            <w:ins w:id="1177" w:author="Zarrar Khan" w:date="2026-06-17T09:44:00Z" w16du:dateUtc="2026-06-17T04:44:00Z">
              <w:r>
                <w:t>Emergent coding</w:t>
              </w:r>
            </w:ins>
          </w:p>
        </w:tc>
        <w:tc>
          <w:tcPr>
            <w:tcW w:w="3300" w:type="dxa"/>
            <w:tcBorders>
              <w:top w:val="single" w:sz="6" w:space="0" w:color="3C3C3C"/>
              <w:left w:val="nil"/>
              <w:bottom w:val="single" w:sz="6" w:space="0" w:color="3C3C3C"/>
              <w:right w:val="nil"/>
            </w:tcBorders>
            <w:tcMar>
              <w:top w:w="100" w:type="dxa"/>
              <w:left w:w="100" w:type="dxa"/>
              <w:bottom w:w="100" w:type="dxa"/>
              <w:right w:w="100" w:type="dxa"/>
            </w:tcMar>
          </w:tcPr>
          <w:p w14:paraId="20F042E9" w14:textId="77777777" w:rsidR="00B64FF2" w:rsidRDefault="00B64FF2" w:rsidP="00C36C87">
            <w:pPr>
              <w:spacing w:before="0" w:after="0" w:line="240" w:lineRule="auto"/>
              <w:rPr>
                <w:ins w:id="1178" w:author="Zarrar Khan" w:date="2026-06-17T09:44:00Z" w16du:dateUtc="2026-06-17T04:44:00Z"/>
              </w:rPr>
            </w:pPr>
            <w:ins w:id="1179" w:author="Zarrar Khan" w:date="2026-06-17T09:44:00Z" w16du:dateUtc="2026-06-17T04:44:00Z">
              <w:r>
                <w:t>E.g., resilience, vulnerability, exposure, adaptive capacity</w:t>
              </w:r>
            </w:ins>
          </w:p>
        </w:tc>
      </w:tr>
      <w:tr w:rsidR="007F77BF" w14:paraId="7C17E1EE" w14:textId="77777777" w:rsidTr="00C36C87">
        <w:trPr>
          <w:trHeight w:val="770"/>
          <w:ins w:id="1180" w:author="Zarrar Khan" w:date="2026-06-17T09:44:00Z" w16du:dateUtc="2026-06-17T04:44:00Z"/>
        </w:trPr>
        <w:tc>
          <w:tcPr>
            <w:tcW w:w="2010" w:type="dxa"/>
            <w:tcBorders>
              <w:top w:val="single" w:sz="6" w:space="0" w:color="3C3C3C"/>
              <w:left w:val="nil"/>
              <w:bottom w:val="single" w:sz="6" w:space="0" w:color="3C3C3C"/>
              <w:right w:val="nil"/>
            </w:tcBorders>
            <w:tcMar>
              <w:top w:w="100" w:type="dxa"/>
              <w:left w:w="100" w:type="dxa"/>
              <w:bottom w:w="100" w:type="dxa"/>
              <w:right w:w="100" w:type="dxa"/>
            </w:tcMar>
          </w:tcPr>
          <w:p w14:paraId="08C24857" w14:textId="38EF427C" w:rsidR="007F77BF" w:rsidRDefault="007F77BF" w:rsidP="00C36C87">
            <w:pPr>
              <w:pBdr>
                <w:top w:val="nil"/>
                <w:left w:val="nil"/>
                <w:bottom w:val="nil"/>
                <w:right w:val="nil"/>
                <w:between w:val="nil"/>
              </w:pBdr>
              <w:spacing w:before="0" w:after="0" w:line="240" w:lineRule="auto"/>
              <w:rPr>
                <w:ins w:id="1181" w:author="Zarrar Khan" w:date="2026-06-17T09:44:00Z" w16du:dateUtc="2026-06-17T04:44:00Z"/>
              </w:rPr>
            </w:pPr>
            <w:ins w:id="1182" w:author="Zarrar Khan" w:date="2026-06-17T10:41:00Z" w16du:dateUtc="2026-06-17T05:41:00Z">
              <w:r>
                <w:t>Process and outcome domains assessed</w:t>
              </w:r>
            </w:ins>
          </w:p>
        </w:tc>
        <w:tc>
          <w:tcPr>
            <w:tcW w:w="2460" w:type="dxa"/>
            <w:tcBorders>
              <w:top w:val="single" w:sz="6" w:space="0" w:color="3C3C3C"/>
              <w:left w:val="nil"/>
              <w:bottom w:val="single" w:sz="6" w:space="0" w:color="3C3C3C"/>
              <w:right w:val="nil"/>
            </w:tcBorders>
            <w:tcMar>
              <w:top w:w="100" w:type="dxa"/>
              <w:left w:w="100" w:type="dxa"/>
              <w:bottom w:w="100" w:type="dxa"/>
              <w:right w:w="100" w:type="dxa"/>
            </w:tcMar>
          </w:tcPr>
          <w:p w14:paraId="205DF8A4" w14:textId="367F92C2" w:rsidR="007F77BF" w:rsidRDefault="007F77BF" w:rsidP="00C36C87">
            <w:pPr>
              <w:pBdr>
                <w:top w:val="nil"/>
                <w:left w:val="nil"/>
                <w:bottom w:val="nil"/>
                <w:right w:val="nil"/>
                <w:between w:val="nil"/>
              </w:pBdr>
              <w:spacing w:before="0" w:after="0" w:line="240" w:lineRule="auto"/>
              <w:rPr>
                <w:ins w:id="1183" w:author="Zarrar Khan" w:date="2026-06-17T09:44:00Z" w16du:dateUtc="2026-06-17T04:44:00Z"/>
              </w:rPr>
            </w:pPr>
            <w:ins w:id="1184" w:author="Zarrar Khan" w:date="2026-06-17T10:41:00Z" w16du:dateUtc="2026-06-17T05:41:00Z">
              <w:r>
                <w:t>Specific domains of adaptation processes and/or outcomes assessed in the study</w:t>
              </w:r>
            </w:ins>
          </w:p>
        </w:tc>
        <w:tc>
          <w:tcPr>
            <w:tcW w:w="1590" w:type="dxa"/>
            <w:tcBorders>
              <w:top w:val="single" w:sz="6" w:space="0" w:color="3C3C3C"/>
              <w:left w:val="nil"/>
              <w:bottom w:val="single" w:sz="6" w:space="0" w:color="3C3C3C"/>
              <w:right w:val="nil"/>
            </w:tcBorders>
            <w:tcMar>
              <w:top w:w="100" w:type="dxa"/>
              <w:left w:w="100" w:type="dxa"/>
              <w:bottom w:w="100" w:type="dxa"/>
              <w:right w:w="100" w:type="dxa"/>
            </w:tcMar>
          </w:tcPr>
          <w:p w14:paraId="5018668C" w14:textId="16A331E1" w:rsidR="007F77BF" w:rsidRDefault="007F77BF" w:rsidP="00C36C87">
            <w:pPr>
              <w:pBdr>
                <w:top w:val="nil"/>
                <w:left w:val="nil"/>
                <w:bottom w:val="nil"/>
                <w:right w:val="nil"/>
                <w:between w:val="nil"/>
              </w:pBdr>
              <w:spacing w:before="0" w:after="0" w:line="240" w:lineRule="auto"/>
              <w:rPr>
                <w:ins w:id="1185" w:author="Zarrar Khan" w:date="2026-06-17T09:44:00Z" w16du:dateUtc="2026-06-17T04:44:00Z"/>
              </w:rPr>
            </w:pPr>
            <w:ins w:id="1186" w:author="Zarrar Khan" w:date="2026-06-17T10:41:00Z" w16du:dateUtc="2026-06-17T05:41:00Z">
              <w:r>
                <w:t>Categorical (multi-select)</w:t>
              </w:r>
            </w:ins>
          </w:p>
        </w:tc>
        <w:tc>
          <w:tcPr>
            <w:tcW w:w="3300" w:type="dxa"/>
            <w:tcBorders>
              <w:top w:val="single" w:sz="6" w:space="0" w:color="3C3C3C"/>
              <w:left w:val="nil"/>
              <w:bottom w:val="single" w:sz="6" w:space="0" w:color="3C3C3C"/>
              <w:right w:val="nil"/>
            </w:tcBorders>
            <w:tcMar>
              <w:top w:w="100" w:type="dxa"/>
              <w:left w:w="100" w:type="dxa"/>
              <w:bottom w:w="100" w:type="dxa"/>
              <w:right w:w="100" w:type="dxa"/>
            </w:tcMar>
          </w:tcPr>
          <w:p w14:paraId="5322E0D3" w14:textId="3252C2ED" w:rsidR="007F77BF" w:rsidRDefault="007F77BF" w:rsidP="00C36C87">
            <w:pPr>
              <w:pBdr>
                <w:top w:val="nil"/>
                <w:left w:val="nil"/>
                <w:bottom w:val="nil"/>
                <w:right w:val="nil"/>
                <w:between w:val="nil"/>
              </w:pBdr>
              <w:spacing w:before="0" w:after="0" w:line="240" w:lineRule="auto"/>
              <w:rPr>
                <w:ins w:id="1187" w:author="Zarrar Khan" w:date="2026-06-17T09:44:00Z" w16du:dateUtc="2026-06-17T04:44:00Z"/>
              </w:rPr>
            </w:pPr>
            <w:ins w:id="1188" w:author="Zarrar Khan" w:date="2026-06-17T10:41:00Z" w16du:dateUtc="2026-06-17T05:41:00Z">
              <w:r>
                <w:t>Process domains: Knowledge, awareness, or learning; Decision-making or planning; Uptake or adoption of practices; Behavioral change; Participation or co-production; Institutional or governance processes; Access to information, services, or resources. Outcome domains: Yields or productivity; Income or assets; Livelihoods; Wellbeing; Risk reduction or loss avoidance; Resilience or adaptive capacity</w:t>
              </w:r>
            </w:ins>
          </w:p>
        </w:tc>
      </w:tr>
      <w:tr w:rsidR="007F77BF" w14:paraId="0864D7DE" w14:textId="77777777" w:rsidTr="00C36C87">
        <w:trPr>
          <w:trHeight w:val="770"/>
          <w:ins w:id="1189" w:author="Zarrar Khan" w:date="2026-06-17T09:44:00Z" w16du:dateUtc="2026-06-17T04:44:00Z"/>
        </w:trPr>
        <w:tc>
          <w:tcPr>
            <w:tcW w:w="2010" w:type="dxa"/>
            <w:tcBorders>
              <w:top w:val="single" w:sz="6" w:space="0" w:color="3C3C3C"/>
              <w:left w:val="nil"/>
              <w:bottom w:val="single" w:sz="6" w:space="0" w:color="3C3C3C"/>
              <w:right w:val="nil"/>
            </w:tcBorders>
            <w:tcMar>
              <w:top w:w="100" w:type="dxa"/>
              <w:left w:w="100" w:type="dxa"/>
              <w:bottom w:w="100" w:type="dxa"/>
              <w:right w:w="100" w:type="dxa"/>
            </w:tcMar>
          </w:tcPr>
          <w:p w14:paraId="3B435B27" w14:textId="00C84644" w:rsidR="007F77BF" w:rsidRDefault="007F77BF" w:rsidP="00C36C87">
            <w:pPr>
              <w:pBdr>
                <w:top w:val="nil"/>
                <w:left w:val="nil"/>
                <w:bottom w:val="nil"/>
                <w:right w:val="nil"/>
                <w:between w:val="nil"/>
              </w:pBdr>
              <w:spacing w:before="0" w:after="0" w:line="240" w:lineRule="auto"/>
              <w:rPr>
                <w:ins w:id="1190" w:author="Zarrar Khan" w:date="2026-06-17T09:44:00Z" w16du:dateUtc="2026-06-17T04:44:00Z"/>
              </w:rPr>
            </w:pPr>
            <w:ins w:id="1191" w:author="Zarrar Khan" w:date="2026-06-17T10:41:00Z" w16du:dateUtc="2026-06-17T05:41:00Z">
              <w:r>
                <w:t>Data sources</w:t>
              </w:r>
            </w:ins>
          </w:p>
        </w:tc>
        <w:tc>
          <w:tcPr>
            <w:tcW w:w="2460" w:type="dxa"/>
            <w:tcBorders>
              <w:top w:val="single" w:sz="6" w:space="0" w:color="3C3C3C"/>
              <w:left w:val="nil"/>
              <w:bottom w:val="single" w:sz="6" w:space="0" w:color="3C3C3C"/>
              <w:right w:val="nil"/>
            </w:tcBorders>
            <w:tcMar>
              <w:top w:w="100" w:type="dxa"/>
              <w:left w:w="100" w:type="dxa"/>
              <w:bottom w:w="100" w:type="dxa"/>
              <w:right w:w="100" w:type="dxa"/>
            </w:tcMar>
          </w:tcPr>
          <w:p w14:paraId="220CAC07" w14:textId="08A59D5B" w:rsidR="007F77BF" w:rsidRDefault="007F77BF" w:rsidP="00C36C87">
            <w:pPr>
              <w:pBdr>
                <w:top w:val="nil"/>
                <w:left w:val="nil"/>
                <w:bottom w:val="nil"/>
                <w:right w:val="nil"/>
                <w:between w:val="nil"/>
              </w:pBdr>
              <w:spacing w:before="0" w:after="0" w:line="240" w:lineRule="auto"/>
              <w:rPr>
                <w:ins w:id="1192" w:author="Zarrar Khan" w:date="2026-06-17T09:44:00Z" w16du:dateUtc="2026-06-17T04:44:00Z"/>
              </w:rPr>
            </w:pPr>
            <w:ins w:id="1193" w:author="Zarrar Khan" w:date="2026-06-17T10:41:00Z" w16du:dateUtc="2026-06-17T05:41:00Z">
              <w:r>
                <w:t>Data sources used in the study</w:t>
              </w:r>
            </w:ins>
          </w:p>
        </w:tc>
        <w:tc>
          <w:tcPr>
            <w:tcW w:w="1590" w:type="dxa"/>
            <w:tcBorders>
              <w:top w:val="single" w:sz="6" w:space="0" w:color="3C3C3C"/>
              <w:left w:val="nil"/>
              <w:bottom w:val="single" w:sz="6" w:space="0" w:color="3C3C3C"/>
              <w:right w:val="nil"/>
            </w:tcBorders>
            <w:tcMar>
              <w:top w:w="100" w:type="dxa"/>
              <w:left w:w="100" w:type="dxa"/>
              <w:bottom w:w="100" w:type="dxa"/>
              <w:right w:w="100" w:type="dxa"/>
            </w:tcMar>
          </w:tcPr>
          <w:p w14:paraId="5B305F9C" w14:textId="106BD53B" w:rsidR="007F77BF" w:rsidRDefault="007F77BF" w:rsidP="00C36C87">
            <w:pPr>
              <w:pBdr>
                <w:top w:val="nil"/>
                <w:left w:val="nil"/>
                <w:bottom w:val="nil"/>
                <w:right w:val="nil"/>
                <w:between w:val="nil"/>
              </w:pBdr>
              <w:spacing w:before="0" w:after="0" w:line="240" w:lineRule="auto"/>
              <w:rPr>
                <w:ins w:id="1194" w:author="Zarrar Khan" w:date="2026-06-17T09:44:00Z" w16du:dateUtc="2026-06-17T04:44:00Z"/>
              </w:rPr>
            </w:pPr>
            <w:ins w:id="1195" w:author="Zarrar Khan" w:date="2026-06-17T10:41:00Z" w16du:dateUtc="2026-06-17T05:41:00Z">
              <w:r>
                <w:t>Categorical (multi-select)</w:t>
              </w:r>
            </w:ins>
          </w:p>
        </w:tc>
        <w:tc>
          <w:tcPr>
            <w:tcW w:w="3300" w:type="dxa"/>
            <w:tcBorders>
              <w:top w:val="single" w:sz="6" w:space="0" w:color="3C3C3C"/>
              <w:left w:val="nil"/>
              <w:bottom w:val="single" w:sz="6" w:space="0" w:color="3C3C3C"/>
              <w:right w:val="nil"/>
            </w:tcBorders>
            <w:tcMar>
              <w:top w:w="100" w:type="dxa"/>
              <w:left w:w="100" w:type="dxa"/>
              <w:bottom w:w="100" w:type="dxa"/>
              <w:right w:w="100" w:type="dxa"/>
            </w:tcMar>
          </w:tcPr>
          <w:p w14:paraId="69D0C00E" w14:textId="7F08A2AD" w:rsidR="007F77BF" w:rsidRDefault="007F77BF" w:rsidP="00C36C87">
            <w:pPr>
              <w:pBdr>
                <w:top w:val="nil"/>
                <w:left w:val="nil"/>
                <w:bottom w:val="nil"/>
                <w:right w:val="nil"/>
                <w:between w:val="nil"/>
              </w:pBdr>
              <w:spacing w:before="0" w:after="0" w:line="240" w:lineRule="auto"/>
              <w:rPr>
                <w:ins w:id="1196" w:author="Zarrar Khan" w:date="2026-06-17T09:44:00Z" w16du:dateUtc="2026-06-17T04:44:00Z"/>
              </w:rPr>
            </w:pPr>
            <w:ins w:id="1197" w:author="Zarrar Khan" w:date="2026-06-17T10:41:00Z" w16du:dateUtc="2026-06-17T05:41:00Z">
              <w:r>
                <w:t>Surveys; administrative data; remote sensing; participatory methods; secondary data</w:t>
              </w:r>
            </w:ins>
            <w:ins w:id="1198" w:author="Zarrar Khan" w:date="2026-06-17T10:43:00Z" w16du:dateUtc="2026-06-17T05:43:00Z">
              <w:r w:rsidR="00FA01A9">
                <w:t>; other</w:t>
              </w:r>
            </w:ins>
          </w:p>
        </w:tc>
      </w:tr>
      <w:tr w:rsidR="007F77BF" w14:paraId="4D007F4A" w14:textId="77777777" w:rsidTr="00C36C87">
        <w:trPr>
          <w:trHeight w:val="1040"/>
          <w:ins w:id="1199" w:author="Zarrar Khan" w:date="2026-06-17T09:44:00Z" w16du:dateUtc="2026-06-17T04:44:00Z"/>
        </w:trPr>
        <w:tc>
          <w:tcPr>
            <w:tcW w:w="2010" w:type="dxa"/>
            <w:tcBorders>
              <w:top w:val="single" w:sz="6" w:space="0" w:color="3C3C3C"/>
              <w:left w:val="nil"/>
              <w:bottom w:val="single" w:sz="6" w:space="0" w:color="3C3C3C"/>
              <w:right w:val="nil"/>
            </w:tcBorders>
            <w:tcMar>
              <w:top w:w="100" w:type="dxa"/>
              <w:left w:w="100" w:type="dxa"/>
              <w:bottom w:w="100" w:type="dxa"/>
              <w:right w:w="100" w:type="dxa"/>
            </w:tcMar>
          </w:tcPr>
          <w:p w14:paraId="1FBA2004" w14:textId="647F14A4" w:rsidR="007F77BF" w:rsidRDefault="007F77BF" w:rsidP="00C36C87">
            <w:pPr>
              <w:spacing w:before="0" w:after="0" w:line="240" w:lineRule="auto"/>
              <w:rPr>
                <w:ins w:id="1200" w:author="Zarrar Khan" w:date="2026-06-17T09:44:00Z" w16du:dateUtc="2026-06-17T04:44:00Z"/>
              </w:rPr>
            </w:pPr>
            <w:ins w:id="1201" w:author="Zarrar Khan" w:date="2026-06-17T10:41:00Z" w16du:dateUtc="2026-06-17T05:41:00Z">
              <w:r>
                <w:t>Temporal coverage</w:t>
              </w:r>
            </w:ins>
          </w:p>
        </w:tc>
        <w:tc>
          <w:tcPr>
            <w:tcW w:w="2460" w:type="dxa"/>
            <w:tcBorders>
              <w:top w:val="single" w:sz="6" w:space="0" w:color="3C3C3C"/>
              <w:left w:val="nil"/>
              <w:bottom w:val="single" w:sz="6" w:space="0" w:color="3C3C3C"/>
              <w:right w:val="nil"/>
            </w:tcBorders>
            <w:tcMar>
              <w:top w:w="100" w:type="dxa"/>
              <w:left w:w="100" w:type="dxa"/>
              <w:bottom w:w="100" w:type="dxa"/>
              <w:right w:w="100" w:type="dxa"/>
            </w:tcMar>
          </w:tcPr>
          <w:p w14:paraId="426AEE0E" w14:textId="309E2BCC" w:rsidR="007F77BF" w:rsidRDefault="007F77BF" w:rsidP="00C36C87">
            <w:pPr>
              <w:spacing w:before="0" w:after="0" w:line="240" w:lineRule="auto"/>
              <w:rPr>
                <w:ins w:id="1202" w:author="Zarrar Khan" w:date="2026-06-17T09:44:00Z" w16du:dateUtc="2026-06-17T04:44:00Z"/>
              </w:rPr>
            </w:pPr>
            <w:ins w:id="1203" w:author="Zarrar Khan" w:date="2026-06-17T10:41:00Z" w16du:dateUtc="2026-06-17T05:41:00Z">
              <w:r>
                <w:t>Time horizon of the study</w:t>
              </w:r>
            </w:ins>
          </w:p>
        </w:tc>
        <w:tc>
          <w:tcPr>
            <w:tcW w:w="1590" w:type="dxa"/>
            <w:tcBorders>
              <w:top w:val="single" w:sz="6" w:space="0" w:color="3C3C3C"/>
              <w:left w:val="nil"/>
              <w:bottom w:val="single" w:sz="6" w:space="0" w:color="3C3C3C"/>
              <w:right w:val="nil"/>
            </w:tcBorders>
            <w:tcMar>
              <w:top w:w="100" w:type="dxa"/>
              <w:left w:w="100" w:type="dxa"/>
              <w:bottom w:w="100" w:type="dxa"/>
              <w:right w:w="100" w:type="dxa"/>
            </w:tcMar>
          </w:tcPr>
          <w:p w14:paraId="1B3B5632" w14:textId="6F19085E" w:rsidR="007F77BF" w:rsidRDefault="007F77BF" w:rsidP="00C36C87">
            <w:pPr>
              <w:spacing w:before="0" w:after="0" w:line="240" w:lineRule="auto"/>
              <w:rPr>
                <w:ins w:id="1204" w:author="Zarrar Khan" w:date="2026-06-17T09:44:00Z" w16du:dateUtc="2026-06-17T04:44:00Z"/>
              </w:rPr>
            </w:pPr>
            <w:ins w:id="1205" w:author="Zarrar Khan" w:date="2026-06-17T10:41:00Z" w16du:dateUtc="2026-06-17T05:41:00Z">
              <w:r>
                <w:t>Categorical (</w:t>
              </w:r>
              <w:proofErr w:type="gramStart"/>
              <w:r>
                <w:t>single-select</w:t>
              </w:r>
              <w:proofErr w:type="gramEnd"/>
              <w:r>
                <w:t>)</w:t>
              </w:r>
            </w:ins>
          </w:p>
        </w:tc>
        <w:tc>
          <w:tcPr>
            <w:tcW w:w="3300" w:type="dxa"/>
            <w:tcBorders>
              <w:top w:val="single" w:sz="6" w:space="0" w:color="3C3C3C"/>
              <w:left w:val="nil"/>
              <w:bottom w:val="single" w:sz="6" w:space="0" w:color="3C3C3C"/>
              <w:right w:val="nil"/>
            </w:tcBorders>
            <w:tcMar>
              <w:top w:w="100" w:type="dxa"/>
              <w:left w:w="100" w:type="dxa"/>
              <w:bottom w:w="100" w:type="dxa"/>
              <w:right w:w="100" w:type="dxa"/>
            </w:tcMar>
          </w:tcPr>
          <w:p w14:paraId="4E667E1A" w14:textId="4258F3F9" w:rsidR="007F77BF" w:rsidRDefault="007F77BF" w:rsidP="00C36C87">
            <w:pPr>
              <w:spacing w:before="0" w:after="0" w:line="240" w:lineRule="auto"/>
              <w:rPr>
                <w:ins w:id="1206" w:author="Zarrar Khan" w:date="2026-06-17T09:44:00Z" w16du:dateUtc="2026-06-17T04:44:00Z"/>
              </w:rPr>
            </w:pPr>
            <w:ins w:id="1207" w:author="Zarrar Khan" w:date="2026-06-17T10:41:00Z" w16du:dateUtc="2026-06-17T05:41:00Z">
              <w:r>
                <w:t>Cross-sectional; seasonal; longitudinal</w:t>
              </w:r>
            </w:ins>
            <w:ins w:id="1208" w:author="Zarrar Khan" w:date="2026-06-17T10:43:00Z" w16du:dateUtc="2026-06-17T05:43:00Z">
              <w:r w:rsidR="00FA01A9">
                <w:t>; repeated cross-sectional</w:t>
              </w:r>
            </w:ins>
          </w:p>
        </w:tc>
      </w:tr>
      <w:tr w:rsidR="007F77BF" w14:paraId="09620D26" w14:textId="77777777" w:rsidTr="00C36C87">
        <w:trPr>
          <w:trHeight w:val="1040"/>
          <w:ins w:id="1209" w:author="Zarrar Khan" w:date="2026-06-17T09:44:00Z" w16du:dateUtc="2026-06-17T04:44:00Z"/>
        </w:trPr>
        <w:tc>
          <w:tcPr>
            <w:tcW w:w="2010" w:type="dxa"/>
            <w:tcBorders>
              <w:top w:val="single" w:sz="6" w:space="0" w:color="3C3C3C"/>
              <w:left w:val="nil"/>
              <w:bottom w:val="single" w:sz="6" w:space="0" w:color="3C3C3C"/>
              <w:right w:val="nil"/>
            </w:tcBorders>
            <w:tcMar>
              <w:top w:w="100" w:type="dxa"/>
              <w:left w:w="100" w:type="dxa"/>
              <w:bottom w:w="100" w:type="dxa"/>
              <w:right w:w="100" w:type="dxa"/>
            </w:tcMar>
          </w:tcPr>
          <w:p w14:paraId="27201D8A" w14:textId="3EA23C8C" w:rsidR="007F77BF" w:rsidRDefault="007F77BF" w:rsidP="00C36C87">
            <w:pPr>
              <w:spacing w:before="0" w:after="0" w:line="240" w:lineRule="auto"/>
              <w:rPr>
                <w:ins w:id="1210" w:author="Zarrar Khan" w:date="2026-06-17T09:44:00Z" w16du:dateUtc="2026-06-17T04:44:00Z"/>
              </w:rPr>
            </w:pPr>
            <w:ins w:id="1211" w:author="Zarrar Khan" w:date="2026-06-17T10:41:00Z" w16du:dateUtc="2026-06-17T05:41:00Z">
              <w:r>
                <w:t>Cost data reported</w:t>
              </w:r>
            </w:ins>
          </w:p>
        </w:tc>
        <w:tc>
          <w:tcPr>
            <w:tcW w:w="2460" w:type="dxa"/>
            <w:tcBorders>
              <w:top w:val="single" w:sz="6" w:space="0" w:color="3C3C3C"/>
              <w:left w:val="nil"/>
              <w:bottom w:val="single" w:sz="6" w:space="0" w:color="3C3C3C"/>
              <w:right w:val="nil"/>
            </w:tcBorders>
            <w:tcMar>
              <w:top w:w="100" w:type="dxa"/>
              <w:left w:w="100" w:type="dxa"/>
              <w:bottom w:w="100" w:type="dxa"/>
              <w:right w:w="100" w:type="dxa"/>
            </w:tcMar>
          </w:tcPr>
          <w:p w14:paraId="161A00F1" w14:textId="349F38CD" w:rsidR="007F77BF" w:rsidRDefault="007F77BF" w:rsidP="00C36C87">
            <w:pPr>
              <w:spacing w:before="0" w:after="0" w:line="240" w:lineRule="auto"/>
              <w:rPr>
                <w:ins w:id="1212" w:author="Zarrar Khan" w:date="2026-06-17T09:44:00Z" w16du:dateUtc="2026-06-17T04:44:00Z"/>
              </w:rPr>
            </w:pPr>
            <w:ins w:id="1213" w:author="Zarrar Khan" w:date="2026-06-17T10:41:00Z" w16du:dateUtc="2026-06-17T05:41:00Z">
              <w:r>
                <w:t>Whether cost or resource requirements are reported</w:t>
              </w:r>
            </w:ins>
          </w:p>
        </w:tc>
        <w:tc>
          <w:tcPr>
            <w:tcW w:w="1590" w:type="dxa"/>
            <w:tcBorders>
              <w:top w:val="single" w:sz="6" w:space="0" w:color="3C3C3C"/>
              <w:left w:val="nil"/>
              <w:bottom w:val="single" w:sz="6" w:space="0" w:color="3C3C3C"/>
              <w:right w:val="nil"/>
            </w:tcBorders>
            <w:tcMar>
              <w:top w:w="100" w:type="dxa"/>
              <w:left w:w="100" w:type="dxa"/>
              <w:bottom w:w="100" w:type="dxa"/>
              <w:right w:w="100" w:type="dxa"/>
            </w:tcMar>
          </w:tcPr>
          <w:p w14:paraId="7EA2CDCD" w14:textId="178F09C1" w:rsidR="007F77BF" w:rsidRDefault="007F77BF" w:rsidP="00C36C87">
            <w:pPr>
              <w:spacing w:before="0" w:after="0" w:line="240" w:lineRule="auto"/>
              <w:rPr>
                <w:ins w:id="1214" w:author="Zarrar Khan" w:date="2026-06-17T09:44:00Z" w16du:dateUtc="2026-06-17T04:44:00Z"/>
              </w:rPr>
            </w:pPr>
            <w:ins w:id="1215" w:author="Zarrar Khan" w:date="2026-06-17T10:41:00Z" w16du:dateUtc="2026-06-17T05:41:00Z">
              <w:r>
                <w:t>Binary (yes/no)</w:t>
              </w:r>
            </w:ins>
          </w:p>
        </w:tc>
        <w:tc>
          <w:tcPr>
            <w:tcW w:w="3300" w:type="dxa"/>
            <w:tcBorders>
              <w:top w:val="single" w:sz="6" w:space="0" w:color="3C3C3C"/>
              <w:left w:val="nil"/>
              <w:bottom w:val="single" w:sz="6" w:space="0" w:color="3C3C3C"/>
              <w:right w:val="nil"/>
            </w:tcBorders>
            <w:tcMar>
              <w:top w:w="100" w:type="dxa"/>
              <w:left w:w="100" w:type="dxa"/>
              <w:bottom w:w="100" w:type="dxa"/>
              <w:right w:w="100" w:type="dxa"/>
            </w:tcMar>
          </w:tcPr>
          <w:p w14:paraId="46BE30C7" w14:textId="77E33A1C" w:rsidR="007F77BF" w:rsidRDefault="007F77BF" w:rsidP="00C36C87">
            <w:pPr>
              <w:spacing w:before="0" w:after="0" w:line="240" w:lineRule="auto"/>
              <w:rPr>
                <w:ins w:id="1216" w:author="Zarrar Khan" w:date="2026-06-17T09:44:00Z" w16du:dateUtc="2026-06-17T04:44:00Z"/>
              </w:rPr>
            </w:pPr>
            <w:ins w:id="1217" w:author="Zarrar Khan" w:date="2026-06-17T10:41:00Z" w16du:dateUtc="2026-06-17T05:41:00Z">
              <w:r>
                <w:t>No cost standardization attempted</w:t>
              </w:r>
            </w:ins>
          </w:p>
        </w:tc>
      </w:tr>
      <w:tr w:rsidR="007F77BF" w14:paraId="4B10B331" w14:textId="77777777" w:rsidTr="00C36C87">
        <w:trPr>
          <w:trHeight w:val="1040"/>
          <w:ins w:id="1218" w:author="Zarrar Khan" w:date="2026-06-17T09:44:00Z" w16du:dateUtc="2026-06-17T04:44:00Z"/>
        </w:trPr>
        <w:tc>
          <w:tcPr>
            <w:tcW w:w="2010" w:type="dxa"/>
            <w:tcBorders>
              <w:top w:val="single" w:sz="6" w:space="0" w:color="3C3C3C"/>
              <w:left w:val="nil"/>
              <w:bottom w:val="single" w:sz="6" w:space="0" w:color="3C3C3C"/>
              <w:right w:val="nil"/>
            </w:tcBorders>
            <w:tcMar>
              <w:top w:w="100" w:type="dxa"/>
              <w:left w:w="100" w:type="dxa"/>
              <w:bottom w:w="100" w:type="dxa"/>
              <w:right w:w="100" w:type="dxa"/>
            </w:tcMar>
          </w:tcPr>
          <w:p w14:paraId="119F2FE4" w14:textId="2523BE18" w:rsidR="007F77BF" w:rsidRDefault="007F77BF" w:rsidP="00C36C87">
            <w:pPr>
              <w:spacing w:before="0" w:after="0" w:line="240" w:lineRule="auto"/>
              <w:rPr>
                <w:ins w:id="1219" w:author="Zarrar Khan" w:date="2026-06-17T09:44:00Z" w16du:dateUtc="2026-06-17T04:44:00Z"/>
              </w:rPr>
            </w:pPr>
            <w:ins w:id="1220" w:author="Zarrar Khan" w:date="2026-06-17T10:41:00Z" w16du:dateUtc="2026-06-17T05:41:00Z">
              <w:r>
                <w:t>Strengths and limitations</w:t>
              </w:r>
            </w:ins>
          </w:p>
        </w:tc>
        <w:tc>
          <w:tcPr>
            <w:tcW w:w="2460" w:type="dxa"/>
            <w:tcBorders>
              <w:top w:val="single" w:sz="6" w:space="0" w:color="3C3C3C"/>
              <w:left w:val="nil"/>
              <w:bottom w:val="single" w:sz="6" w:space="0" w:color="3C3C3C"/>
              <w:right w:val="nil"/>
            </w:tcBorders>
            <w:tcMar>
              <w:top w:w="100" w:type="dxa"/>
              <w:left w:w="100" w:type="dxa"/>
              <w:bottom w:w="100" w:type="dxa"/>
              <w:right w:w="100" w:type="dxa"/>
            </w:tcMar>
          </w:tcPr>
          <w:p w14:paraId="22FD0370" w14:textId="29A0F9B5" w:rsidR="007F77BF" w:rsidRDefault="007F77BF" w:rsidP="00C36C87">
            <w:pPr>
              <w:spacing w:before="0" w:after="0" w:line="240" w:lineRule="auto"/>
              <w:rPr>
                <w:ins w:id="1221" w:author="Zarrar Khan" w:date="2026-06-17T09:44:00Z" w16du:dateUtc="2026-06-17T04:44:00Z"/>
              </w:rPr>
            </w:pPr>
            <w:ins w:id="1222" w:author="Zarrar Khan" w:date="2026-06-17T10:41:00Z" w16du:dateUtc="2026-06-17T05:41:00Z">
              <w:r>
                <w:t>Author-reported strengths and limitations</w:t>
              </w:r>
            </w:ins>
          </w:p>
        </w:tc>
        <w:tc>
          <w:tcPr>
            <w:tcW w:w="1590" w:type="dxa"/>
            <w:tcBorders>
              <w:top w:val="single" w:sz="6" w:space="0" w:color="3C3C3C"/>
              <w:left w:val="nil"/>
              <w:bottom w:val="single" w:sz="6" w:space="0" w:color="3C3C3C"/>
              <w:right w:val="nil"/>
            </w:tcBorders>
            <w:tcMar>
              <w:top w:w="100" w:type="dxa"/>
              <w:left w:w="100" w:type="dxa"/>
              <w:bottom w:w="100" w:type="dxa"/>
              <w:right w:w="100" w:type="dxa"/>
            </w:tcMar>
          </w:tcPr>
          <w:p w14:paraId="5F79AFB6" w14:textId="352836C8" w:rsidR="007F77BF" w:rsidRDefault="007F77BF" w:rsidP="00C36C87">
            <w:pPr>
              <w:spacing w:before="0" w:after="0" w:line="240" w:lineRule="auto"/>
              <w:rPr>
                <w:ins w:id="1223" w:author="Zarrar Khan" w:date="2026-06-17T09:44:00Z" w16du:dateUtc="2026-06-17T04:44:00Z"/>
              </w:rPr>
            </w:pPr>
            <w:ins w:id="1224" w:author="Zarrar Khan" w:date="2026-06-17T10:41:00Z" w16du:dateUtc="2026-06-17T05:41:00Z">
              <w:r>
                <w:t>Free text</w:t>
              </w:r>
            </w:ins>
          </w:p>
        </w:tc>
        <w:tc>
          <w:tcPr>
            <w:tcW w:w="3300" w:type="dxa"/>
            <w:tcBorders>
              <w:top w:val="single" w:sz="6" w:space="0" w:color="3C3C3C"/>
              <w:left w:val="nil"/>
              <w:bottom w:val="single" w:sz="6" w:space="0" w:color="3C3C3C"/>
              <w:right w:val="nil"/>
            </w:tcBorders>
            <w:tcMar>
              <w:top w:w="100" w:type="dxa"/>
              <w:left w:w="100" w:type="dxa"/>
              <w:bottom w:w="100" w:type="dxa"/>
              <w:right w:w="100" w:type="dxa"/>
            </w:tcMar>
          </w:tcPr>
          <w:p w14:paraId="5A56B2A8" w14:textId="08A70834" w:rsidR="007F77BF" w:rsidRDefault="007F77BF" w:rsidP="00C36C87">
            <w:pPr>
              <w:spacing w:before="0" w:after="0" w:line="240" w:lineRule="auto"/>
              <w:rPr>
                <w:ins w:id="1225" w:author="Zarrar Khan" w:date="2026-06-17T09:44:00Z" w16du:dateUtc="2026-06-17T04:44:00Z"/>
              </w:rPr>
            </w:pPr>
            <w:ins w:id="1226" w:author="Zarrar Khan" w:date="2026-06-17T10:41:00Z" w16du:dateUtc="2026-06-17T05:41:00Z">
              <w:r>
                <w:t>Extract verbatim where possible</w:t>
              </w:r>
            </w:ins>
          </w:p>
        </w:tc>
      </w:tr>
      <w:tr w:rsidR="007F77BF" w14:paraId="38A7918E" w14:textId="77777777" w:rsidTr="00C36C87">
        <w:trPr>
          <w:trHeight w:val="1040"/>
          <w:ins w:id="1227" w:author="Zarrar Khan" w:date="2026-06-17T09:44:00Z" w16du:dateUtc="2026-06-17T04:44:00Z"/>
        </w:trPr>
        <w:tc>
          <w:tcPr>
            <w:tcW w:w="2010" w:type="dxa"/>
            <w:tcBorders>
              <w:top w:val="single" w:sz="6" w:space="0" w:color="3C3C3C"/>
              <w:left w:val="nil"/>
              <w:bottom w:val="single" w:sz="6" w:space="0" w:color="3C3C3C"/>
              <w:right w:val="nil"/>
            </w:tcBorders>
            <w:tcMar>
              <w:top w:w="100" w:type="dxa"/>
              <w:left w:w="100" w:type="dxa"/>
              <w:bottom w:w="100" w:type="dxa"/>
              <w:right w:w="100" w:type="dxa"/>
            </w:tcMar>
          </w:tcPr>
          <w:p w14:paraId="5AB748AC" w14:textId="11A4066F" w:rsidR="007F77BF" w:rsidRDefault="007F77BF" w:rsidP="00C36C87">
            <w:pPr>
              <w:spacing w:before="0" w:after="0" w:line="240" w:lineRule="auto"/>
              <w:rPr>
                <w:ins w:id="1228" w:author="Zarrar Khan" w:date="2026-06-17T09:44:00Z" w16du:dateUtc="2026-06-17T04:44:00Z"/>
              </w:rPr>
            </w:pPr>
            <w:ins w:id="1229" w:author="Zarrar Khan" w:date="2026-06-17T10:41:00Z" w16du:dateUtc="2026-06-17T05:41:00Z">
              <w:r>
                <w:lastRenderedPageBreak/>
                <w:t>Lessons learned</w:t>
              </w:r>
            </w:ins>
          </w:p>
        </w:tc>
        <w:tc>
          <w:tcPr>
            <w:tcW w:w="2460" w:type="dxa"/>
            <w:tcBorders>
              <w:top w:val="single" w:sz="6" w:space="0" w:color="3C3C3C"/>
              <w:left w:val="nil"/>
              <w:bottom w:val="single" w:sz="6" w:space="0" w:color="3C3C3C"/>
              <w:right w:val="nil"/>
            </w:tcBorders>
            <w:tcMar>
              <w:top w:w="100" w:type="dxa"/>
              <w:left w:w="100" w:type="dxa"/>
              <w:bottom w:w="100" w:type="dxa"/>
              <w:right w:w="100" w:type="dxa"/>
            </w:tcMar>
          </w:tcPr>
          <w:p w14:paraId="446BE193" w14:textId="3CD5F391" w:rsidR="007F77BF" w:rsidRDefault="007F77BF" w:rsidP="00C36C87">
            <w:pPr>
              <w:spacing w:before="0" w:after="0" w:line="240" w:lineRule="auto"/>
              <w:rPr>
                <w:ins w:id="1230" w:author="Zarrar Khan" w:date="2026-06-17T09:44:00Z" w16du:dateUtc="2026-06-17T04:44:00Z"/>
              </w:rPr>
            </w:pPr>
            <w:ins w:id="1231" w:author="Zarrar Khan" w:date="2026-06-17T10:41:00Z" w16du:dateUtc="2026-06-17T05:41:00Z">
              <w:r>
                <w:t>Key lessons or recommendations reported</w:t>
              </w:r>
            </w:ins>
          </w:p>
        </w:tc>
        <w:tc>
          <w:tcPr>
            <w:tcW w:w="1590" w:type="dxa"/>
            <w:tcBorders>
              <w:top w:val="single" w:sz="6" w:space="0" w:color="3C3C3C"/>
              <w:left w:val="nil"/>
              <w:bottom w:val="single" w:sz="6" w:space="0" w:color="3C3C3C"/>
              <w:right w:val="nil"/>
            </w:tcBorders>
            <w:tcMar>
              <w:top w:w="100" w:type="dxa"/>
              <w:left w:w="100" w:type="dxa"/>
              <w:bottom w:w="100" w:type="dxa"/>
              <w:right w:w="100" w:type="dxa"/>
            </w:tcMar>
          </w:tcPr>
          <w:p w14:paraId="79B99E3D" w14:textId="1C5EDBE6" w:rsidR="007F77BF" w:rsidRDefault="007F77BF" w:rsidP="00C36C87">
            <w:pPr>
              <w:spacing w:before="0" w:after="0" w:line="240" w:lineRule="auto"/>
              <w:rPr>
                <w:ins w:id="1232" w:author="Zarrar Khan" w:date="2026-06-17T09:44:00Z" w16du:dateUtc="2026-06-17T04:44:00Z"/>
              </w:rPr>
            </w:pPr>
            <w:ins w:id="1233" w:author="Zarrar Khan" w:date="2026-06-17T10:41:00Z" w16du:dateUtc="2026-06-17T05:41:00Z">
              <w:r>
                <w:t>Free text</w:t>
              </w:r>
            </w:ins>
          </w:p>
        </w:tc>
        <w:tc>
          <w:tcPr>
            <w:tcW w:w="3300" w:type="dxa"/>
            <w:tcBorders>
              <w:top w:val="single" w:sz="6" w:space="0" w:color="3C3C3C"/>
              <w:left w:val="nil"/>
              <w:bottom w:val="single" w:sz="6" w:space="0" w:color="3C3C3C"/>
              <w:right w:val="nil"/>
            </w:tcBorders>
            <w:tcMar>
              <w:top w:w="100" w:type="dxa"/>
              <w:left w:w="100" w:type="dxa"/>
              <w:bottom w:w="100" w:type="dxa"/>
              <w:right w:w="100" w:type="dxa"/>
            </w:tcMar>
          </w:tcPr>
          <w:p w14:paraId="60F88232" w14:textId="2EB5D6D7" w:rsidR="007F77BF" w:rsidRDefault="007F77BF" w:rsidP="00C36C87">
            <w:pPr>
              <w:spacing w:before="0" w:after="0" w:line="240" w:lineRule="auto"/>
              <w:rPr>
                <w:ins w:id="1234" w:author="Zarrar Khan" w:date="2026-06-17T09:44:00Z" w16du:dateUtc="2026-06-17T04:44:00Z"/>
              </w:rPr>
            </w:pPr>
            <w:ins w:id="1235" w:author="Zarrar Khan" w:date="2026-06-17T10:41:00Z" w16du:dateUtc="2026-06-17T05:41:00Z">
              <w:r>
                <w:t>Used for narrative synthesis</w:t>
              </w:r>
            </w:ins>
          </w:p>
        </w:tc>
      </w:tr>
      <w:tr w:rsidR="007F77BF" w14:paraId="2AFF4A7E" w14:textId="77777777" w:rsidTr="00C36C87">
        <w:trPr>
          <w:trHeight w:val="1040"/>
          <w:ins w:id="1236" w:author="Zarrar Khan" w:date="2026-06-17T09:44:00Z" w16du:dateUtc="2026-06-17T04:44:00Z"/>
        </w:trPr>
        <w:tc>
          <w:tcPr>
            <w:tcW w:w="2010" w:type="dxa"/>
            <w:tcBorders>
              <w:top w:val="single" w:sz="6" w:space="0" w:color="3C3C3C"/>
              <w:left w:val="nil"/>
              <w:bottom w:val="single" w:sz="6" w:space="0" w:color="3C3C3C"/>
              <w:right w:val="nil"/>
            </w:tcBorders>
            <w:tcMar>
              <w:top w:w="100" w:type="dxa"/>
              <w:left w:w="100" w:type="dxa"/>
              <w:bottom w:w="100" w:type="dxa"/>
              <w:right w:w="100" w:type="dxa"/>
            </w:tcMar>
          </w:tcPr>
          <w:p w14:paraId="0F87C2D0" w14:textId="3C447D5A" w:rsidR="007F77BF" w:rsidRDefault="007F77BF" w:rsidP="00C36C87">
            <w:pPr>
              <w:spacing w:before="0" w:after="0" w:line="240" w:lineRule="auto"/>
              <w:rPr>
                <w:ins w:id="1237" w:author="Zarrar Khan" w:date="2026-06-17T09:44:00Z" w16du:dateUtc="2026-06-17T04:44:00Z"/>
              </w:rPr>
            </w:pPr>
            <w:ins w:id="1238" w:author="Zarrar Khan" w:date="2026-06-17T10:41:00Z" w16du:dateUtc="2026-06-17T05:41:00Z">
              <w:r>
                <w:t>Validity-related notes</w:t>
              </w:r>
            </w:ins>
          </w:p>
        </w:tc>
        <w:tc>
          <w:tcPr>
            <w:tcW w:w="2460" w:type="dxa"/>
            <w:tcBorders>
              <w:top w:val="single" w:sz="6" w:space="0" w:color="3C3C3C"/>
              <w:left w:val="nil"/>
              <w:bottom w:val="single" w:sz="6" w:space="0" w:color="3C3C3C"/>
              <w:right w:val="nil"/>
            </w:tcBorders>
            <w:tcMar>
              <w:top w:w="100" w:type="dxa"/>
              <w:left w:w="100" w:type="dxa"/>
              <w:bottom w:w="100" w:type="dxa"/>
              <w:right w:w="100" w:type="dxa"/>
            </w:tcMar>
          </w:tcPr>
          <w:p w14:paraId="66497150" w14:textId="0077889A" w:rsidR="007F77BF" w:rsidRDefault="007F77BF" w:rsidP="00C36C87">
            <w:pPr>
              <w:spacing w:before="0" w:after="0" w:line="240" w:lineRule="auto"/>
              <w:rPr>
                <w:ins w:id="1239" w:author="Zarrar Khan" w:date="2026-06-17T09:44:00Z" w16du:dateUtc="2026-06-17T04:44:00Z"/>
              </w:rPr>
            </w:pPr>
            <w:ins w:id="1240" w:author="Zarrar Khan" w:date="2026-06-17T10:41:00Z" w16du:dateUtc="2026-06-17T05:41:00Z">
              <w:r>
                <w:t>Descriptive notes on internal/external validity</w:t>
              </w:r>
            </w:ins>
          </w:p>
        </w:tc>
        <w:tc>
          <w:tcPr>
            <w:tcW w:w="1590" w:type="dxa"/>
            <w:tcBorders>
              <w:top w:val="single" w:sz="6" w:space="0" w:color="3C3C3C"/>
              <w:left w:val="nil"/>
              <w:bottom w:val="single" w:sz="6" w:space="0" w:color="3C3C3C"/>
              <w:right w:val="nil"/>
            </w:tcBorders>
            <w:tcMar>
              <w:top w:w="100" w:type="dxa"/>
              <w:left w:w="100" w:type="dxa"/>
              <w:bottom w:w="100" w:type="dxa"/>
              <w:right w:w="100" w:type="dxa"/>
            </w:tcMar>
          </w:tcPr>
          <w:p w14:paraId="2A8CFC68" w14:textId="5C668E37" w:rsidR="007F77BF" w:rsidRDefault="007F77BF" w:rsidP="00C36C87">
            <w:pPr>
              <w:spacing w:before="0" w:after="0" w:line="240" w:lineRule="auto"/>
              <w:rPr>
                <w:ins w:id="1241" w:author="Zarrar Khan" w:date="2026-06-17T09:44:00Z" w16du:dateUtc="2026-06-17T04:44:00Z"/>
              </w:rPr>
            </w:pPr>
            <w:ins w:id="1242" w:author="Zarrar Khan" w:date="2026-06-17T10:41:00Z" w16du:dateUtc="2026-06-17T05:41:00Z">
              <w:r>
                <w:t>Free text</w:t>
              </w:r>
            </w:ins>
          </w:p>
        </w:tc>
        <w:tc>
          <w:tcPr>
            <w:tcW w:w="3300" w:type="dxa"/>
            <w:tcBorders>
              <w:top w:val="single" w:sz="6" w:space="0" w:color="3C3C3C"/>
              <w:left w:val="nil"/>
              <w:bottom w:val="single" w:sz="6" w:space="0" w:color="3C3C3C"/>
              <w:right w:val="nil"/>
            </w:tcBorders>
            <w:tcMar>
              <w:top w:w="100" w:type="dxa"/>
              <w:left w:w="100" w:type="dxa"/>
              <w:bottom w:w="100" w:type="dxa"/>
              <w:right w:w="100" w:type="dxa"/>
            </w:tcMar>
          </w:tcPr>
          <w:p w14:paraId="7DBBDC4C" w14:textId="4BD58DD1" w:rsidR="007F77BF" w:rsidRDefault="007F77BF" w:rsidP="00C36C87">
            <w:pPr>
              <w:spacing w:before="0" w:after="0" w:line="240" w:lineRule="auto"/>
              <w:rPr>
                <w:ins w:id="1243" w:author="Zarrar Khan" w:date="2026-06-17T09:44:00Z" w16du:dateUtc="2026-06-17T04:44:00Z"/>
              </w:rPr>
            </w:pPr>
            <w:ins w:id="1244" w:author="Zarrar Khan" w:date="2026-06-17T10:41:00Z" w16du:dateUtc="2026-06-17T05:41:00Z">
              <w:r>
                <w:t>Not a formal critical appraisal</w:t>
              </w:r>
            </w:ins>
          </w:p>
        </w:tc>
      </w:tr>
    </w:tbl>
    <w:p w14:paraId="19E3C1DF" w14:textId="1D5A3466" w:rsidR="00B64FF2" w:rsidRDefault="00491219" w:rsidP="00491219">
      <w:pPr>
        <w:pStyle w:val="Heading3"/>
        <w:rPr>
          <w:ins w:id="1245" w:author="Zarrar Khan" w:date="2026-06-17T09:44:00Z" w16du:dateUtc="2026-06-17T04:44:00Z"/>
        </w:rPr>
        <w:pPrChange w:id="1246" w:author="Zarrar Khan" w:date="2026-06-17T10:44:00Z" w16du:dateUtc="2026-06-17T05:44:00Z">
          <w:pPr>
            <w:pStyle w:val="Heading2"/>
            <w:numPr>
              <w:ilvl w:val="1"/>
              <w:numId w:val="11"/>
            </w:numPr>
            <w:ind w:left="1440"/>
          </w:pPr>
        </w:pPrChange>
      </w:pPr>
      <w:bookmarkStart w:id="1247" w:name="_ws5u3037f3th" w:colFirst="0" w:colLast="0"/>
      <w:bookmarkEnd w:id="1247"/>
      <w:ins w:id="1248" w:author="Zarrar Khan" w:date="2026-06-17T10:44:00Z" w16du:dateUtc="2026-06-17T05:44:00Z">
        <w:r>
          <w:t xml:space="preserve">3.5.2. </w:t>
        </w:r>
      </w:ins>
      <w:ins w:id="1249" w:author="Zarrar Khan" w:date="2026-06-17T09:44:00Z" w16du:dateUtc="2026-06-17T04:44:00Z">
        <w:r w:rsidR="00B64FF2">
          <w:t>Consistency checking</w:t>
        </w:r>
      </w:ins>
    </w:p>
    <w:p w14:paraId="6768CD3C" w14:textId="0086F581" w:rsidR="009D706D" w:rsidRDefault="009D706D" w:rsidP="009D706D">
      <w:pPr>
        <w:rPr>
          <w:ins w:id="1250" w:author="Zarrar Khan" w:date="2026-06-17T10:57:00Z" w16du:dateUtc="2026-06-17T05:57:00Z"/>
        </w:rPr>
      </w:pPr>
      <w:ins w:id="1251" w:author="Zarrar Khan" w:date="2026-06-17T10:57:00Z" w16du:dateUtc="2026-06-17T05:57:00Z">
        <w:r>
          <w:t>Prior to production coding, a calibration round (FT-R1a) was conducted on 5 papers coded independently by multiple reviewers. Agreement was assessed field-by-field using percentage agreement, and discrepancies were discussed to refine extraction guidance. The codebook was updated following calibration before production coding proceeded.</w:t>
        </w:r>
      </w:ins>
    </w:p>
    <w:p w14:paraId="11C9B20E" w14:textId="0A58B553" w:rsidR="00B64FF2" w:rsidRDefault="009D706D">
      <w:ins w:id="1252" w:author="Zarrar Khan" w:date="2026-06-17T10:57:00Z" w16du:dateUtc="2026-06-17T05:57:00Z">
        <w:r>
          <w:t>Production coding proceeded in 9 batches across 151 human-coded papers. Spot-checks were conducted across batches; discrepancies were discussed and resolved to maintain consistency throughout.</w:t>
        </w:r>
      </w:ins>
    </w:p>
    <w:p w14:paraId="00000047" w14:textId="01B38EB2" w:rsidR="00D77972" w:rsidRPr="00645329" w:rsidRDefault="00000000" w:rsidP="00645329">
      <w:pPr>
        <w:pStyle w:val="Heading2"/>
      </w:pPr>
      <w:bookmarkStart w:id="1253" w:name="_heading=h.rl12psrwiius" w:colFirst="0" w:colLast="0"/>
      <w:bookmarkEnd w:id="1253"/>
      <w:r w:rsidRPr="00645329">
        <w:t>3.</w:t>
      </w:r>
      <w:ins w:id="1254" w:author="Zarrar Khan" w:date="2026-06-17T11:02:00Z" w16du:dateUtc="2026-06-17T06:02:00Z">
        <w:r w:rsidR="00645329">
          <w:t xml:space="preserve">6 </w:t>
        </w:r>
      </w:ins>
      <w:del w:id="1255" w:author="Zarrar Khan" w:date="2026-06-17T11:02:00Z" w16du:dateUtc="2026-06-17T06:02:00Z">
        <w:r w:rsidRPr="00645329" w:rsidDel="00645329">
          <w:delText xml:space="preserve">4  </w:delText>
        </w:r>
      </w:del>
      <w:r w:rsidRPr="00645329">
        <w:t>Coding and information saturation</w:t>
      </w:r>
    </w:p>
    <w:p w14:paraId="00000048" w14:textId="35F12631" w:rsidR="00D77972" w:rsidRDefault="00000000">
      <w:ins w:id="1256" w:author="Zarrar Khan" w:date="2026-06-10T16:36:00Z" w16du:dateUtc="2026-06-10T16:36:00Z">
        <w:r w:rsidRPr="1EF71CCF">
          <w:rPr>
            <w:lang w:val="en-US"/>
          </w:rPr>
          <w:t xml:space="preserve">Data extraction was conducted by five trained research assistants using a </w:t>
        </w:r>
        <w:proofErr w:type="spellStart"/>
        <w:r w:rsidRPr="1EF71CCF">
          <w:rPr>
            <w:lang w:val="en-US"/>
          </w:rPr>
          <w:t>standardised</w:t>
        </w:r>
        <w:proofErr w:type="spellEnd"/>
        <w:r w:rsidRPr="1EF71CCF">
          <w:rPr>
            <w:lang w:val="en-US"/>
          </w:rPr>
          <w:t xml:space="preserve"> codebook</w:t>
        </w:r>
      </w:ins>
      <w:del w:id="1257" w:author="Zarrar Khan" w:date="2026-06-10T16:36:00Z" w16du:dateUtc="2026-06-10T16:36:00Z">
        <w:r w:rsidRPr="1EF71CCF">
          <w:rPr>
            <w:lang w:val="en-US"/>
          </w:rPr>
          <w:delText>Data extraction used a random sampling approach</w:delText>
        </w:r>
      </w:del>
      <w:r w:rsidRPr="1EF71CCF">
        <w:rPr>
          <w:lang w:val="en-US"/>
        </w:rPr>
        <w:t xml:space="preserve">. Of the papers included for full-text screening, </w:t>
      </w:r>
      <w:ins w:id="1258" w:author="Zarrar Khan" w:date="2026-06-17T11:10:00Z" w16du:dateUtc="2026-06-17T06:10:00Z">
        <w:r w:rsidR="00410791" w:rsidRPr="00410791">
          <w:rPr>
            <w:lang w:val="en-US"/>
          </w:rPr>
          <w:t>studies were drawn in batches of 20 using a random sample; the same random starting point was used each time to ensure the process was reproducible. Each batch excluded papers already coded in prior batches, ensuring no paper was coded</w:t>
        </w:r>
      </w:ins>
      <w:del w:id="1259" w:author="Zarrar Khan" w:date="2026-06-17T11:10:00Z" w16du:dateUtc="2026-06-17T06:10:00Z">
        <w:r w:rsidRPr="1EF71CCF" w:rsidDel="00410791">
          <w:rPr>
            <w:lang w:val="en-US"/>
          </w:rPr>
          <w:delText>studies</w:delText>
        </w:r>
      </w:del>
      <w:r w:rsidRPr="1EF71CCF">
        <w:rPr>
          <w:lang w:val="en-US"/>
        </w:rPr>
        <w:t xml:space="preserve"> </w:t>
      </w:r>
      <w:del w:id="1260" w:author="Zarrar Khan" w:date="2026-06-17T11:11:00Z" w16du:dateUtc="2026-06-17T06:11:00Z">
        <w:r w:rsidRPr="1EF71CCF" w:rsidDel="00410791">
          <w:rPr>
            <w:lang w:val="en-US"/>
          </w:rPr>
          <w:delText>were drawn in batches of 20 (</w:delText>
        </w:r>
        <w:commentRangeStart w:id="1261"/>
        <w:commentRangeStart w:id="1262"/>
        <w:r w:rsidRPr="1EF71CCF" w:rsidDel="00410791">
          <w:rPr>
            <w:lang w:val="en-US"/>
          </w:rPr>
          <w:delText xml:space="preserve">fixed integer </w:delText>
        </w:r>
      </w:del>
      <w:ins w:id="1263" w:author="Zarrar Khan" w:date="2026-06-17T11:10:00Z" w16du:dateUtc="2026-06-17T06:10:00Z">
        <w:r w:rsidR="00410791">
          <w:rPr>
            <w:lang w:val="en-US"/>
          </w:rPr>
          <w:t>twice.</w:t>
        </w:r>
      </w:ins>
      <w:del w:id="1264" w:author="Zarrar Khan" w:date="2026-06-17T11:10:00Z" w16du:dateUtc="2026-06-17T06:10:00Z">
        <w:r w:rsidRPr="1EF71CCF" w:rsidDel="00410791">
          <w:rPr>
            <w:lang w:val="en-US"/>
          </w:rPr>
          <w:delText>seeds</w:delText>
        </w:r>
      </w:del>
      <w:del w:id="1265" w:author="Zarrar Khan" w:date="2026-06-12T10:08:00Z" w16du:dateUtc="2026-06-12T10:08:00Z">
        <w:r w:rsidRPr="1EF71CCF">
          <w:rPr>
            <w:lang w:val="en-US"/>
          </w:rPr>
          <w:delText xml:space="preserve"> 42–46; </w:delText>
        </w:r>
      </w:del>
      <w:del w:id="1266" w:author="Zarrar Khan" w:date="2026-06-17T11:10:00Z" w16du:dateUtc="2026-06-17T06:10:00Z">
        <w:r w:rsidRPr="1EF71CCF" w:rsidDel="00410791">
          <w:rPr>
            <w:lang w:val="en-US"/>
          </w:rPr>
          <w:delText>each batch excludes prior-batch DOIs</w:delText>
        </w:r>
        <w:commentRangeEnd w:id="1261"/>
        <w:r w:rsidDel="00410791">
          <w:rPr>
            <w:rStyle w:val="CommentReference"/>
          </w:rPr>
          <w:commentReference w:id="1261"/>
        </w:r>
      </w:del>
      <w:commentRangeEnd w:id="1262"/>
      <w:r w:rsidR="00410791">
        <w:rPr>
          <w:rStyle w:val="CommentReference"/>
        </w:rPr>
        <w:commentReference w:id="1262"/>
      </w:r>
      <w:del w:id="1267" w:author="Zarrar Khan" w:date="2026-06-17T11:10:00Z" w16du:dateUtc="2026-06-17T06:10:00Z">
        <w:r w:rsidRPr="1EF71CCF" w:rsidDel="00410791">
          <w:rPr>
            <w:lang w:val="en-US"/>
          </w:rPr>
          <w:delText>)</w:delText>
        </w:r>
      </w:del>
      <w:del w:id="1268" w:author="Zarrar Khan" w:date="2026-06-17T11:11:00Z" w16du:dateUtc="2026-06-17T06:11:00Z">
        <w:r w:rsidRPr="1EF71CCF" w:rsidDel="00410791">
          <w:rPr>
            <w:lang w:val="en-US"/>
          </w:rPr>
          <w:delText>.</w:delText>
        </w:r>
      </w:del>
      <w:r w:rsidRPr="1EF71CCF">
        <w:rPr>
          <w:lang w:val="en-US"/>
        </w:rPr>
        <w:t xml:space="preserve"> Coders applied the five PCCM inclusion criteria to confirm inclusion, then completed 16 extraction fields (country, scale, producer type, adaptation focus, domain, methodology, equity, etc.).</w:t>
      </w:r>
      <w:ins w:id="1269" w:author="Zarrar Khan" w:date="2026-06-10T16:36:00Z" w16du:dateUtc="2026-06-10T16:36:00Z">
        <w:r w:rsidRPr="1EF71CCF">
          <w:rPr>
            <w:lang w:val="en-US"/>
          </w:rPr>
          <w:t xml:space="preserve"> A coding calibration exercise was conducted on a subset </w:t>
        </w:r>
        <w:commentRangeStart w:id="1270"/>
        <w:commentRangeStart w:id="1271"/>
        <w:r w:rsidRPr="1EF71CCF">
          <w:rPr>
            <w:lang w:val="en-US"/>
          </w:rPr>
          <w:t xml:space="preserve">of </w:t>
        </w:r>
      </w:ins>
      <w:commentRangeEnd w:id="1270"/>
      <w:r>
        <w:rPr>
          <w:rStyle w:val="CommentReference"/>
        </w:rPr>
        <w:commentReference w:id="1270"/>
      </w:r>
      <w:commentRangeEnd w:id="1271"/>
      <w:r w:rsidR="00410791">
        <w:rPr>
          <w:rStyle w:val="CommentReference"/>
        </w:rPr>
        <w:commentReference w:id="1271"/>
      </w:r>
      <w:ins w:id="1272" w:author="Zarrar Khan" w:date="2026-06-17T11:11:00Z" w16du:dateUtc="2026-06-17T06:11:00Z">
        <w:r w:rsidR="00410791">
          <w:rPr>
            <w:lang w:val="en-US"/>
          </w:rPr>
          <w:t xml:space="preserve">5 </w:t>
        </w:r>
      </w:ins>
      <w:ins w:id="1273" w:author="Zarrar Khan" w:date="2026-06-10T16:36:00Z" w16du:dateUtc="2026-06-10T16:36:00Z">
        <w:r w:rsidRPr="1EF71CCF">
          <w:rPr>
            <w:lang w:val="en-US"/>
          </w:rPr>
          <w:t xml:space="preserve">studies (R1a) in which the research assistants independently coded the same papers; disagreements were reviewed and </w:t>
        </w:r>
        <w:commentRangeStart w:id="1274"/>
        <w:commentRangeStart w:id="1275"/>
        <w:r w:rsidRPr="1EF71CCF">
          <w:rPr>
            <w:lang w:val="en-US"/>
          </w:rPr>
          <w:t>adjudicated by the lead reviewer to ensure consistency</w:t>
        </w:r>
      </w:ins>
      <w:commentRangeEnd w:id="1274"/>
      <w:r>
        <w:rPr>
          <w:rStyle w:val="CommentReference"/>
        </w:rPr>
        <w:commentReference w:id="1274"/>
      </w:r>
      <w:commentRangeEnd w:id="1275"/>
      <w:r w:rsidR="00410791">
        <w:rPr>
          <w:rStyle w:val="CommentReference"/>
        </w:rPr>
        <w:commentReference w:id="1275"/>
      </w:r>
      <w:ins w:id="1276" w:author="Zarrar Khan" w:date="2026-06-10T16:36:00Z" w16du:dateUtc="2026-06-10T16:36:00Z">
        <w:r w:rsidRPr="1EF71CCF">
          <w:rPr>
            <w:lang w:val="en-US"/>
          </w:rPr>
          <w:t>.</w:t>
        </w:r>
      </w:ins>
      <w:ins w:id="1277" w:author="Zarrar Khan" w:date="2026-06-10T16:36:00Z">
        <w:r>
          <w:t xml:space="preserve"> </w:t>
        </w:r>
      </w:ins>
      <w:ins w:id="1278" w:author="Zarrar Khan" w:date="2026-06-17T11:13:00Z" w16du:dateUtc="2026-06-17T06:13:00Z">
        <w:r w:rsidR="00410791">
          <w:t>W</w:t>
        </w:r>
      </w:ins>
      <w:ins w:id="1279" w:author="Zarrar Khan" w:date="2026-06-17T11:12:00Z" w16du:dateUtc="2026-06-17T06:12:00Z">
        <w:r w:rsidR="00410791" w:rsidRPr="00410791">
          <w:t>here systematic disagreements indicated ambiguity in field definitions, the codebook was updated with clarifying guidance before production coding proceeded, and all coders were briefed on the updates.</w:t>
        </w:r>
      </w:ins>
    </w:p>
    <w:p w14:paraId="00000049" w14:textId="6D8592EA" w:rsidR="00D77972" w:rsidRDefault="00000000">
      <w:pPr>
        <w:rPr>
          <w:ins w:id="1280" w:author="Zarrar Khan" w:date="2026-06-17T11:19:00Z" w16du:dateUtc="2026-06-17T06:19:00Z"/>
        </w:rPr>
      </w:pPr>
      <w:r>
        <w:t xml:space="preserve">Information saturation was tracked at each batch across three dimensions: process/outcome domains (13 canonical values), methodological approaches (5), and producer types (5). </w:t>
      </w:r>
      <w:ins w:id="1281" w:author="Zarrar Khan" w:date="2026-06-17T11:20:00Z" w16du:dateUtc="2026-06-17T06:20:00Z">
        <w:r w:rsidR="00ED663A">
          <w:t xml:space="preserve">As shown in Figure 4, </w:t>
        </w:r>
      </w:ins>
      <w:r>
        <w:t xml:space="preserve">All three dimensions reached saturation within the initial few batches (49 papers coded) with zero new canonical categories added across </w:t>
      </w:r>
      <w:ins w:id="1282" w:author="Zarrar Khan" w:date="2026-06-12T10:10:00Z">
        <w:r>
          <w:t xml:space="preserve">any of the six subsequent batches </w:t>
        </w:r>
      </w:ins>
      <w:del w:id="1283" w:author="Zarrar Khan" w:date="2026-06-12T10:10:00Z">
        <w:r>
          <w:delText xml:space="preserve">the final two batches </w:delText>
        </w:r>
      </w:del>
      <w:r>
        <w:t>(</w:t>
      </w:r>
      <w:ins w:id="1284" w:author="Zarrar Khan" w:date="2026-06-12T10:10:00Z">
        <w:r>
          <w:t>99</w:t>
        </w:r>
      </w:ins>
      <w:del w:id="1285" w:author="Zarrar Khan" w:date="2026-06-12T10:10:00Z">
        <w:r>
          <w:delText>37</w:delText>
        </w:r>
      </w:del>
      <w:r>
        <w:t xml:space="preserve"> additional papers). Across </w:t>
      </w:r>
      <w:del w:id="1286" w:author="Zarrar Khan" w:date="2026-06-12T10:08:00Z">
        <w:r>
          <w:delText xml:space="preserve">five </w:delText>
        </w:r>
      </w:del>
      <w:ins w:id="1287" w:author="Zarrar Khan" w:date="2026-06-12T10:08:00Z">
        <w:r>
          <w:t xml:space="preserve">nine </w:t>
        </w:r>
      </w:ins>
      <w:r>
        <w:t>batches, 1</w:t>
      </w:r>
      <w:ins w:id="1288" w:author="Zarrar Khan" w:date="2026-06-12T10:09:00Z">
        <w:r>
          <w:t>8</w:t>
        </w:r>
      </w:ins>
      <w:del w:id="1289" w:author="Zarrar Khan" w:date="2026-06-12T10:09:00Z">
        <w:r>
          <w:delText>0</w:delText>
        </w:r>
      </w:del>
      <w:r>
        <w:t xml:space="preserve">0 papers were drawn for coding; </w:t>
      </w:r>
      <w:commentRangeStart w:id="1290"/>
      <w:commentRangeStart w:id="1291"/>
      <w:commentRangeStart w:id="1292"/>
      <w:ins w:id="1293" w:author="Zarrar Khan" w:date="2026-06-12T10:09:00Z">
        <w:r>
          <w:t>15</w:t>
        </w:r>
      </w:ins>
      <w:ins w:id="1294" w:author="Zarrar Khan" w:date="2026-06-17T11:17:00Z" w16du:dateUtc="2026-06-17T06:17:00Z">
        <w:r w:rsidR="00ED663A">
          <w:t xml:space="preserve">1 </w:t>
        </w:r>
      </w:ins>
      <w:del w:id="1295" w:author="Zarrar Khan" w:date="2026-06-12T10:09:00Z">
        <w:r>
          <w:delText>86</w:delText>
        </w:r>
        <w:commentRangeEnd w:id="1290"/>
        <w:r>
          <w:commentReference w:id="1290"/>
        </w:r>
        <w:commentRangeEnd w:id="1292"/>
        <w:r>
          <w:rPr>
            <w:rStyle w:val="CommentReference"/>
          </w:rPr>
          <w:commentReference w:id="1292"/>
        </w:r>
        <w:commentRangeEnd w:id="1291"/>
        <w:r>
          <w:rPr>
            <w:rStyle w:val="CommentReference"/>
          </w:rPr>
          <w:commentReference w:id="1291"/>
        </w:r>
        <w:r>
          <w:delText xml:space="preserve"> </w:delText>
        </w:r>
      </w:del>
      <w:r>
        <w:t>met the inclusion criteria.</w:t>
      </w:r>
      <w:ins w:id="1296" w:author="Zarrar Khan" w:date="2026-06-12T10:09:00Z">
        <w:r>
          <w:t xml:space="preserve"> </w:t>
        </w:r>
      </w:ins>
      <w:del w:id="1297" w:author="Zarrar Khan" w:date="2026-06-12T10:09:00Z">
        <w:r>
          <w:delText xml:space="preserve"> </w:delText>
        </w:r>
        <w:r>
          <w:rPr>
            <w:highlight w:val="yellow"/>
          </w:rPr>
          <w:delText>Additional batches that are already being processed will be included in the study even though saturation has already been reached.</w:delText>
        </w:r>
      </w:del>
    </w:p>
    <w:p w14:paraId="534FB97C" w14:textId="1B3DA28B" w:rsidR="00ED663A" w:rsidRDefault="00ED663A">
      <w:pPr>
        <w:rPr>
          <w:ins w:id="1298" w:author="Zarrar Khan" w:date="2026-06-17T11:19:00Z" w16du:dateUtc="2026-06-17T06:19:00Z"/>
        </w:rPr>
      </w:pPr>
      <w:ins w:id="1299" w:author="Zarrar Khan" w:date="2026-06-17T11:19:00Z" w16du:dateUtc="2026-06-17T06:19:00Z">
        <w:r w:rsidRPr="00ED663A">
          <w:lastRenderedPageBreak/>
          <w:drawing>
            <wp:inline distT="0" distB="0" distL="0" distR="0" wp14:anchorId="26916C2A" wp14:editId="0B3AF014">
              <wp:extent cx="5943600" cy="2809875"/>
              <wp:effectExtent l="0" t="0" r="0" b="0"/>
              <wp:docPr id="365245502"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45502" name="Picture 1" descr="A graph with numbers and a line&#10;&#10;AI-generated content may be incorrect."/>
                      <pic:cNvPicPr/>
                    </pic:nvPicPr>
                    <pic:blipFill>
                      <a:blip r:embed="rId28"/>
                      <a:stretch>
                        <a:fillRect/>
                      </a:stretch>
                    </pic:blipFill>
                    <pic:spPr>
                      <a:xfrm>
                        <a:off x="0" y="0"/>
                        <a:ext cx="5943600" cy="2809875"/>
                      </a:xfrm>
                      <a:prstGeom prst="rect">
                        <a:avLst/>
                      </a:prstGeom>
                    </pic:spPr>
                  </pic:pic>
                </a:graphicData>
              </a:graphic>
            </wp:inline>
          </w:drawing>
        </w:r>
      </w:ins>
    </w:p>
    <w:p w14:paraId="4ECF6BE4" w14:textId="00DB3E42" w:rsidR="00ED663A" w:rsidRPr="00ED663A" w:rsidRDefault="00ED663A">
      <w:pPr>
        <w:rPr>
          <w:ins w:id="1300" w:author="Zarrar Khan" w:date="2026-06-10T16:43:00Z"/>
          <w:b/>
          <w:bCs/>
          <w:color w:val="4D311A"/>
          <w:sz w:val="20"/>
          <w:szCs w:val="20"/>
          <w:rPrChange w:id="1301" w:author="Zarrar Khan" w:date="2026-06-17T11:21:00Z" w16du:dateUtc="2026-06-17T06:21:00Z">
            <w:rPr>
              <w:ins w:id="1302" w:author="Zarrar Khan" w:date="2026-06-10T16:43:00Z"/>
            </w:rPr>
          </w:rPrChange>
        </w:rPr>
      </w:pPr>
      <w:ins w:id="1303" w:author="Zarrar Khan" w:date="2026-06-17T11:20:00Z" w16du:dateUtc="2026-06-17T06:20:00Z">
        <w:r>
          <w:rPr>
            <w:b/>
            <w:bCs/>
            <w:color w:val="4D311A"/>
            <w:sz w:val="20"/>
            <w:szCs w:val="20"/>
          </w:rPr>
          <w:t xml:space="preserve">Figure </w:t>
        </w:r>
        <w:r>
          <w:rPr>
            <w:b/>
            <w:bCs/>
            <w:color w:val="4D311A"/>
            <w:sz w:val="20"/>
            <w:szCs w:val="20"/>
          </w:rPr>
          <w:t>4</w:t>
        </w:r>
        <w:r>
          <w:rPr>
            <w:b/>
            <w:bCs/>
            <w:color w:val="4D311A"/>
            <w:sz w:val="20"/>
            <w:szCs w:val="20"/>
          </w:rPr>
          <w:t xml:space="preserve">: </w:t>
        </w:r>
      </w:ins>
      <w:ins w:id="1304" w:author="Zarrar Khan" w:date="2026-06-17T11:21:00Z" w16du:dateUtc="2026-06-17T06:21:00Z">
        <w:r w:rsidRPr="00ED663A">
          <w:rPr>
            <w:b/>
            <w:bCs/>
            <w:color w:val="4D311A"/>
            <w:sz w:val="20"/>
            <w:szCs w:val="20"/>
          </w:rPr>
          <w:t>Information saturation curve across nine coding batches</w:t>
        </w:r>
      </w:ins>
    </w:p>
    <w:p w14:paraId="0000004A" w14:textId="35D10AFE" w:rsidR="00D77972" w:rsidRDefault="00000000">
      <w:pPr>
        <w:pStyle w:val="Heading2"/>
        <w:rPr>
          <w:ins w:id="1305" w:author="Zarrar Khan" w:date="2026-06-10T16:43:00Z"/>
        </w:rPr>
      </w:pPr>
      <w:proofErr w:type="gramStart"/>
      <w:ins w:id="1306" w:author="Zarrar Khan" w:date="2026-06-10T16:43:00Z">
        <w:r>
          <w:t>3.5  Evidence</w:t>
        </w:r>
        <w:proofErr w:type="gramEnd"/>
        <w:r>
          <w:t xml:space="preserve"> Map Construction</w:t>
        </w:r>
      </w:ins>
    </w:p>
    <w:p w14:paraId="0000004B" w14:textId="54806BCE" w:rsidR="00D77972" w:rsidRDefault="00000000">
      <w:pPr>
        <w:rPr>
          <w:ins w:id="1307" w:author="Zarrar Khan" w:date="2026-06-10T16:43:00Z" w16du:dateUtc="2026-06-10T16:43:00Z"/>
        </w:rPr>
        <w:pPrChange w:id="1308" w:author="Zarrar Khan" w:date="2026-06-10T16:43:00Z">
          <w:pPr>
            <w:pStyle w:val="Heading2"/>
          </w:pPr>
        </w:pPrChange>
      </w:pPr>
      <w:ins w:id="1309" w:author="Zarrar Khan" w:date="2026-06-10T16:43:00Z" w16du:dateUtc="2026-06-10T16:43:00Z">
        <w:r>
          <w:t xml:space="preserve">The </w:t>
        </w:r>
      </w:ins>
      <w:ins w:id="1310" w:author="Zarrar Khan" w:date="2026-06-17T11:24:00Z" w16du:dateUtc="2026-06-17T06:24:00Z">
        <w:r w:rsidR="00ED663A">
          <w:t>evidence map</w:t>
        </w:r>
      </w:ins>
      <w:commentRangeStart w:id="1311"/>
      <w:commentRangeStart w:id="1312"/>
      <w:ins w:id="1313" w:author="Zarrar Khan" w:date="2026-06-10T16:43:00Z" w16du:dateUtc="2026-06-10T16:43:00Z">
        <w:r>
          <w:t xml:space="preserve"> </w:t>
        </w:r>
      </w:ins>
      <w:commentRangeEnd w:id="1311"/>
      <w:r>
        <w:rPr>
          <w:rStyle w:val="CommentReference"/>
        </w:rPr>
        <w:commentReference w:id="1311"/>
      </w:r>
      <w:commentRangeEnd w:id="1312"/>
      <w:r w:rsidR="00ED663A">
        <w:rPr>
          <w:rStyle w:val="CommentReference"/>
        </w:rPr>
        <w:commentReference w:id="1312"/>
      </w:r>
      <w:ins w:id="1314" w:author="Zarrar Khan" w:date="2026-06-10T16:43:00Z" w16du:dateUtc="2026-06-10T16:43:00Z">
        <w:r>
          <w:t xml:space="preserve">was constructed as a two-dimensional matrix of process/outcome domains (rows) against producer types (columns). Thirteen canonical process and outcome domains were used as rows: seven process domains (access to information and services, </w:t>
        </w:r>
        <w:proofErr w:type="spellStart"/>
        <w:r>
          <w:t>behavioural</w:t>
        </w:r>
        <w:proofErr w:type="spellEnd"/>
        <w:r>
          <w:t xml:space="preserve"> change, decision-making and planning, institutional governance, knowledge and awareness, participation and co-production, and uptake and adoption) and six outcome domains (income and assets, livelihoods, resilience and adaptive capacity, risk reduction, wellbeing, and yields and productivity). Five producer types were used as columns (crop, livestock, fisheries and aquaculture, agroforestry, and mixed). Each cell represents the number of studies tagged with that domain and producer type combination; studies may appear in multiple cells where more than one domain or producer type was coded. Cells with no studies represent evidence gaps. The map was produced in both static (PNG) and interactive (HTML) formats; the interactive version is available at </w:t>
        </w:r>
      </w:ins>
      <w:ins w:id="1315" w:author="Zarrar Khan" w:date="2026-06-17T11:25:00Z" w16du:dateUtc="2026-06-17T06:25:00Z">
        <w:r w:rsidR="00ED663A">
          <w:rPr>
            <w:color w:val="0000FF"/>
            <w:u w:val="single"/>
          </w:rPr>
          <w:fldChar w:fldCharType="begin"/>
        </w:r>
        <w:r w:rsidR="00ED663A">
          <w:rPr>
            <w:color w:val="0000FF"/>
            <w:u w:val="single"/>
          </w:rPr>
          <w:instrText>HYPERLINK "</w:instrText>
        </w:r>
      </w:ins>
      <w:ins w:id="1316" w:author="Zarrar Khan" w:date="2026-06-10T16:43:00Z" w16du:dateUtc="2026-06-10T16:43:00Z">
        <w:r w:rsidR="00ED663A" w:rsidRPr="1EF71CCF">
          <w:rPr>
            <w:color w:val="0000FF"/>
            <w:u w:val="single"/>
          </w:rPr>
          <w:instrText>https://bristlepineconsulting.com/projects/ilri01/systematic-map#evidence-map</w:instrText>
        </w:r>
      </w:ins>
      <w:ins w:id="1317" w:author="Zarrar Khan" w:date="2026-06-17T11:25:00Z" w16du:dateUtc="2026-06-17T06:25:00Z">
        <w:r w:rsidR="00ED663A">
          <w:rPr>
            <w:color w:val="0000FF"/>
            <w:u w:val="single"/>
          </w:rPr>
          <w:instrText>"</w:instrText>
        </w:r>
        <w:r w:rsidR="00ED663A">
          <w:rPr>
            <w:color w:val="0000FF"/>
            <w:u w:val="single"/>
          </w:rPr>
          <w:fldChar w:fldCharType="separate"/>
        </w:r>
      </w:ins>
      <w:ins w:id="1318" w:author="Zarrar Khan" w:date="2026-06-10T16:43:00Z" w16du:dateUtc="2026-06-10T16:43:00Z">
        <w:r w:rsidR="00ED663A" w:rsidRPr="00E437F2">
          <w:rPr>
            <w:rStyle w:val="Hyperlink"/>
          </w:rPr>
          <w:t>https://bristlepineconsulting.com/projects/ilri01/systematic-map#evidence-map</w:t>
        </w:r>
      </w:ins>
      <w:ins w:id="1319" w:author="Zarrar Khan" w:date="2026-06-17T11:25:00Z" w16du:dateUtc="2026-06-17T06:25:00Z">
        <w:r w:rsidR="00ED663A">
          <w:rPr>
            <w:color w:val="0000FF"/>
            <w:u w:val="single"/>
          </w:rPr>
          <w:fldChar w:fldCharType="end"/>
        </w:r>
      </w:ins>
      <w:ins w:id="1320" w:author="Zarrar Khan" w:date="2026-06-10T16:43:00Z" w16du:dateUtc="2026-06-10T16:43:00Z">
        <w:r>
          <w:t>.</w:t>
        </w:r>
      </w:ins>
    </w:p>
    <w:p w14:paraId="0000004C" w14:textId="77777777" w:rsidR="00D77972" w:rsidRDefault="00D77972">
      <w:pPr>
        <w:rPr>
          <w:highlight w:val="yellow"/>
        </w:rPr>
      </w:pPr>
    </w:p>
    <w:p w14:paraId="0000004D" w14:textId="77777777" w:rsidR="00D77972" w:rsidRDefault="00000000">
      <w:pPr>
        <w:pStyle w:val="Heading1"/>
      </w:pPr>
      <w:bookmarkStart w:id="1321" w:name="_heading=h.ntzrnov4nq77" w:colFirst="0" w:colLast="0"/>
      <w:bookmarkEnd w:id="1321"/>
      <w:r>
        <w:t>4.  Final results</w:t>
      </w:r>
    </w:p>
    <w:p w14:paraId="0000004E" w14:textId="77777777" w:rsidR="00D77972" w:rsidRDefault="00000000">
      <w:pPr>
        <w:pStyle w:val="Heading2"/>
      </w:pPr>
      <w:bookmarkStart w:id="1322" w:name="_heading=h.98zqrtpt3hi1" w:colFirst="0" w:colLast="0"/>
      <w:bookmarkEnd w:id="1322"/>
      <w:proofErr w:type="gramStart"/>
      <w:r>
        <w:t>4.1  Search</w:t>
      </w:r>
      <w:proofErr w:type="gramEnd"/>
      <w:r>
        <w:t xml:space="preserve"> and screening summary</w:t>
      </w:r>
    </w:p>
    <w:p w14:paraId="34D27E0B" w14:textId="6C49B443" w:rsidR="00845386" w:rsidRDefault="00000000">
      <w:pPr>
        <w:rPr>
          <w:ins w:id="1323" w:author="Zarrar Khan" w:date="2026-06-17T12:43:00Z" w16du:dateUtc="2026-06-17T07:43:00Z"/>
        </w:rPr>
      </w:pPr>
      <w:r>
        <w:t xml:space="preserve">A total of 40,653 records were identified across eight bibliographic databases and 20 grey literature sources. After deduplication, 26,173 unique records entered title and abstract screening. The validated LLM screening tool identified 8,753 records for full-text assessment. </w:t>
      </w:r>
      <w:r>
        <w:lastRenderedPageBreak/>
        <w:t>Papers were coded in batches of 20 by research assistants. Of 1</w:t>
      </w:r>
      <w:ins w:id="1324" w:author="Zarrar Khan" w:date="2026-06-12T10:24:00Z">
        <w:r>
          <w:t>8</w:t>
        </w:r>
      </w:ins>
      <w:del w:id="1325" w:author="Zarrar Khan" w:date="2026-06-12T10:24:00Z">
        <w:r>
          <w:delText>0</w:delText>
        </w:r>
      </w:del>
      <w:r>
        <w:t xml:space="preserve">0 papers drawn across </w:t>
      </w:r>
      <w:del w:id="1326" w:author="Zarrar Khan" w:date="2026-06-12T10:24:00Z">
        <w:r>
          <w:delText xml:space="preserve">five </w:delText>
        </w:r>
      </w:del>
      <w:ins w:id="1327" w:author="Zarrar Khan" w:date="2026-06-12T10:24:00Z">
        <w:r>
          <w:t xml:space="preserve">nine </w:t>
        </w:r>
      </w:ins>
      <w:r>
        <w:t xml:space="preserve">batches, </w:t>
      </w:r>
      <w:del w:id="1328" w:author="Zarrar Khan" w:date="2026-06-12T10:24:00Z">
        <w:r>
          <w:delText xml:space="preserve">86 </w:delText>
        </w:r>
      </w:del>
      <w:ins w:id="1329" w:author="Zarrar Khan" w:date="2026-06-12T10:24:00Z">
        <w:r>
          <w:t xml:space="preserve">154 </w:t>
        </w:r>
      </w:ins>
      <w:r>
        <w:t>met the inclusion criteria; additional batches are in process.</w:t>
      </w:r>
    </w:p>
    <w:p w14:paraId="75B41A3F" w14:textId="219051B7" w:rsidR="00845386" w:rsidRDefault="00845386" w:rsidP="00845386">
      <w:pPr>
        <w:spacing w:before="0" w:after="0"/>
        <w:pPrChange w:id="1330" w:author="Zarrar Khan" w:date="2026-06-17T12:43:00Z" w16du:dateUtc="2026-06-17T07:43:00Z">
          <w:pPr/>
        </w:pPrChange>
      </w:pPr>
      <w:ins w:id="1331" w:author="Zarrar Khan" w:date="2026-06-17T12:43:00Z" w16du:dateUtc="2026-06-17T07:43:00Z">
        <w:r>
          <w:rPr>
            <w:b/>
            <w:bCs/>
            <w:sz w:val="20"/>
            <w:szCs w:val="20"/>
          </w:rPr>
          <w:t xml:space="preserve">Table </w:t>
        </w:r>
      </w:ins>
      <w:ins w:id="1332" w:author="Zarrar Khan" w:date="2026-06-17T12:44:00Z" w16du:dateUtc="2026-06-17T07:44:00Z">
        <w:r>
          <w:rPr>
            <w:b/>
            <w:bCs/>
            <w:sz w:val="20"/>
            <w:szCs w:val="20"/>
          </w:rPr>
          <w:t>5</w:t>
        </w:r>
      </w:ins>
      <w:ins w:id="1333" w:author="Zarrar Khan" w:date="2026-06-17T12:43:00Z" w16du:dateUtc="2026-06-17T07:43:00Z">
        <w:r>
          <w:rPr>
            <w:b/>
            <w:bCs/>
            <w:sz w:val="20"/>
            <w:szCs w:val="20"/>
          </w:rPr>
          <w:t>. Search and screening results by database</w:t>
        </w:r>
      </w:ins>
    </w:p>
    <w:p w14:paraId="00000050" w14:textId="4E0B6924" w:rsidR="00D77972" w:rsidRDefault="00000000" w:rsidP="00845386">
      <w:pPr>
        <w:spacing w:before="0" w:after="0"/>
        <w:rPr>
          <w:b/>
          <w:bCs/>
          <w:sz w:val="20"/>
          <w:szCs w:val="20"/>
        </w:rPr>
        <w:pPrChange w:id="1334" w:author="Zarrar Khan" w:date="2026-06-17T12:43:00Z" w16du:dateUtc="2026-06-17T07:43:00Z">
          <w:pPr/>
        </w:pPrChange>
      </w:pPr>
      <w:del w:id="1335" w:author="Zarrar Khan" w:date="2026-06-17T12:43:00Z" w16du:dateUtc="2026-06-17T07:43:00Z">
        <w:r w:rsidDel="00845386">
          <w:rPr>
            <w:b/>
            <w:bCs/>
            <w:sz w:val="20"/>
            <w:szCs w:val="20"/>
          </w:rPr>
          <w:delText xml:space="preserve">Table </w:delText>
        </w:r>
      </w:del>
      <w:del w:id="1336" w:author="Zarrar Khan" w:date="2026-06-10T13:17:00Z">
        <w:r>
          <w:rPr>
            <w:b/>
            <w:bCs/>
            <w:sz w:val="20"/>
            <w:szCs w:val="20"/>
          </w:rPr>
          <w:delText>1</w:delText>
        </w:r>
      </w:del>
      <w:del w:id="1337" w:author="Zarrar Khan" w:date="2026-06-17T12:43:00Z" w16du:dateUtc="2026-06-17T07:43:00Z">
        <w:r w:rsidDel="00845386">
          <w:rPr>
            <w:b/>
            <w:bCs/>
            <w:sz w:val="20"/>
            <w:szCs w:val="20"/>
          </w:rPr>
          <w:delText>. Search and screening results by database</w:delText>
        </w:r>
      </w:del>
    </w:p>
    <w:tbl>
      <w:tblPr>
        <w:tblStyle w:val="a0"/>
        <w:tblpPr w:leftFromText="180" w:rightFromText="180" w:topFromText="180" w:bottomFromText="180" w:vertAnchor="text" w:tblpX="330"/>
        <w:tblW w:w="84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2340"/>
        <w:gridCol w:w="1935"/>
        <w:gridCol w:w="2250"/>
      </w:tblGrid>
      <w:tr w:rsidR="00D77972" w14:paraId="7C224B23" w14:textId="77777777">
        <w:tc>
          <w:tcPr>
            <w:tcW w:w="1890" w:type="dxa"/>
            <w:shd w:val="clear" w:color="auto" w:fill="21472E"/>
          </w:tcPr>
          <w:p w14:paraId="00000051" w14:textId="77777777" w:rsidR="00D77972" w:rsidRDefault="00000000" w:rsidP="00845386">
            <w:pPr>
              <w:widowControl w:val="0"/>
              <w:spacing w:before="0" w:after="0" w:line="240" w:lineRule="auto"/>
              <w:jc w:val="center"/>
              <w:rPr>
                <w:b/>
                <w:bCs/>
                <w:color w:val="FFFFFF"/>
                <w:sz w:val="16"/>
                <w:szCs w:val="16"/>
              </w:rPr>
            </w:pPr>
            <w:r>
              <w:rPr>
                <w:b/>
                <w:bCs/>
                <w:color w:val="FFFFFF"/>
                <w:sz w:val="16"/>
                <w:szCs w:val="16"/>
              </w:rPr>
              <w:t>Database</w:t>
            </w:r>
          </w:p>
        </w:tc>
        <w:tc>
          <w:tcPr>
            <w:tcW w:w="2340" w:type="dxa"/>
            <w:shd w:val="clear" w:color="auto" w:fill="21472E"/>
          </w:tcPr>
          <w:p w14:paraId="00000052" w14:textId="77777777" w:rsidR="00D77972" w:rsidRDefault="00000000" w:rsidP="00845386">
            <w:pPr>
              <w:widowControl w:val="0"/>
              <w:spacing w:before="0" w:after="0" w:line="240" w:lineRule="auto"/>
              <w:jc w:val="center"/>
              <w:rPr>
                <w:b/>
                <w:bCs/>
                <w:color w:val="FFFFFF"/>
                <w:sz w:val="16"/>
                <w:szCs w:val="16"/>
              </w:rPr>
            </w:pPr>
            <w:r>
              <w:rPr>
                <w:b/>
                <w:bCs/>
                <w:color w:val="FFFFFF"/>
                <w:sz w:val="16"/>
                <w:szCs w:val="16"/>
              </w:rPr>
              <w:t>Returned</w:t>
            </w:r>
          </w:p>
        </w:tc>
        <w:tc>
          <w:tcPr>
            <w:tcW w:w="1935" w:type="dxa"/>
            <w:shd w:val="clear" w:color="auto" w:fill="21472E"/>
          </w:tcPr>
          <w:p w14:paraId="00000053" w14:textId="77777777" w:rsidR="00D77972" w:rsidRDefault="00000000" w:rsidP="00845386">
            <w:pPr>
              <w:widowControl w:val="0"/>
              <w:spacing w:before="0" w:after="0" w:line="240" w:lineRule="auto"/>
              <w:jc w:val="center"/>
              <w:rPr>
                <w:b/>
                <w:bCs/>
                <w:color w:val="FFFFFF"/>
                <w:sz w:val="16"/>
                <w:szCs w:val="16"/>
              </w:rPr>
            </w:pPr>
            <w:r>
              <w:rPr>
                <w:b/>
                <w:bCs/>
                <w:color w:val="FFFFFF"/>
                <w:sz w:val="16"/>
                <w:szCs w:val="16"/>
              </w:rPr>
              <w:t xml:space="preserve">After </w:t>
            </w:r>
            <w:proofErr w:type="spellStart"/>
            <w:r>
              <w:rPr>
                <w:b/>
                <w:bCs/>
                <w:color w:val="FFFFFF"/>
                <w:sz w:val="16"/>
                <w:szCs w:val="16"/>
              </w:rPr>
              <w:t>dedup</w:t>
            </w:r>
            <w:proofErr w:type="spellEnd"/>
          </w:p>
        </w:tc>
        <w:tc>
          <w:tcPr>
            <w:tcW w:w="2250" w:type="dxa"/>
            <w:shd w:val="clear" w:color="auto" w:fill="21472E"/>
          </w:tcPr>
          <w:p w14:paraId="00000054" w14:textId="77777777" w:rsidR="00D77972" w:rsidRDefault="00000000" w:rsidP="00845386">
            <w:pPr>
              <w:widowControl w:val="0"/>
              <w:spacing w:before="0" w:after="0" w:line="240" w:lineRule="auto"/>
              <w:jc w:val="center"/>
              <w:rPr>
                <w:b/>
                <w:bCs/>
                <w:color w:val="FFFFFF"/>
                <w:sz w:val="16"/>
                <w:szCs w:val="16"/>
              </w:rPr>
            </w:pPr>
            <w:proofErr w:type="spellStart"/>
            <w:r>
              <w:rPr>
                <w:b/>
                <w:bCs/>
                <w:color w:val="FFFFFF"/>
                <w:sz w:val="16"/>
                <w:szCs w:val="16"/>
              </w:rPr>
              <w:t>Abstr</w:t>
            </w:r>
            <w:proofErr w:type="spellEnd"/>
            <w:r>
              <w:rPr>
                <w:b/>
                <w:bCs/>
                <w:color w:val="FFFFFF"/>
                <w:sz w:val="16"/>
                <w:szCs w:val="16"/>
              </w:rPr>
              <w:t>. incl.</w:t>
            </w:r>
          </w:p>
        </w:tc>
      </w:tr>
      <w:tr w:rsidR="00D77972" w14:paraId="4AA9778C" w14:textId="77777777">
        <w:tc>
          <w:tcPr>
            <w:tcW w:w="1890" w:type="dxa"/>
          </w:tcPr>
          <w:p w14:paraId="00000055" w14:textId="77777777" w:rsidR="00D77972" w:rsidRDefault="00000000">
            <w:pPr>
              <w:widowControl w:val="0"/>
              <w:spacing w:before="0" w:after="0" w:line="240" w:lineRule="auto"/>
              <w:jc w:val="center"/>
              <w:rPr>
                <w:color w:val="3C3C3C"/>
                <w:sz w:val="16"/>
                <w:szCs w:val="16"/>
              </w:rPr>
            </w:pPr>
            <w:r>
              <w:rPr>
                <w:color w:val="3C3C3C"/>
                <w:sz w:val="16"/>
                <w:szCs w:val="16"/>
              </w:rPr>
              <w:t>Scopus</w:t>
            </w:r>
          </w:p>
        </w:tc>
        <w:tc>
          <w:tcPr>
            <w:tcW w:w="2340" w:type="dxa"/>
          </w:tcPr>
          <w:p w14:paraId="00000056" w14:textId="77777777" w:rsidR="00D77972" w:rsidRDefault="00000000">
            <w:pPr>
              <w:widowControl w:val="0"/>
              <w:spacing w:before="0" w:after="0" w:line="240" w:lineRule="auto"/>
              <w:jc w:val="center"/>
              <w:rPr>
                <w:color w:val="3C3C3C"/>
                <w:sz w:val="16"/>
                <w:szCs w:val="16"/>
              </w:rPr>
            </w:pPr>
            <w:r>
              <w:rPr>
                <w:color w:val="3C3C3C"/>
                <w:sz w:val="16"/>
                <w:szCs w:val="16"/>
              </w:rPr>
              <w:t>17,021</w:t>
            </w:r>
          </w:p>
        </w:tc>
        <w:tc>
          <w:tcPr>
            <w:tcW w:w="1935" w:type="dxa"/>
          </w:tcPr>
          <w:p w14:paraId="00000057" w14:textId="77777777" w:rsidR="00D77972" w:rsidRDefault="00000000">
            <w:pPr>
              <w:widowControl w:val="0"/>
              <w:spacing w:before="0" w:after="0" w:line="240" w:lineRule="auto"/>
              <w:jc w:val="center"/>
              <w:rPr>
                <w:color w:val="3C3C3C"/>
                <w:sz w:val="16"/>
                <w:szCs w:val="16"/>
              </w:rPr>
            </w:pPr>
            <w:r>
              <w:rPr>
                <w:color w:val="3C3C3C"/>
                <w:sz w:val="16"/>
                <w:szCs w:val="16"/>
              </w:rPr>
              <w:t>17,021</w:t>
            </w:r>
          </w:p>
        </w:tc>
        <w:tc>
          <w:tcPr>
            <w:tcW w:w="2250" w:type="dxa"/>
          </w:tcPr>
          <w:p w14:paraId="00000058" w14:textId="77777777" w:rsidR="00D77972" w:rsidRDefault="00000000">
            <w:pPr>
              <w:widowControl w:val="0"/>
              <w:spacing w:before="0" w:after="0" w:line="240" w:lineRule="auto"/>
              <w:jc w:val="center"/>
              <w:rPr>
                <w:color w:val="3C3C3C"/>
                <w:sz w:val="16"/>
                <w:szCs w:val="16"/>
              </w:rPr>
            </w:pPr>
            <w:r>
              <w:rPr>
                <w:color w:val="3C3C3C"/>
                <w:sz w:val="16"/>
                <w:szCs w:val="16"/>
              </w:rPr>
              <w:t>6,218</w:t>
            </w:r>
          </w:p>
        </w:tc>
      </w:tr>
      <w:tr w:rsidR="00D77972" w14:paraId="625C1D09" w14:textId="77777777">
        <w:tc>
          <w:tcPr>
            <w:tcW w:w="1890" w:type="dxa"/>
          </w:tcPr>
          <w:p w14:paraId="00000059" w14:textId="77777777" w:rsidR="00D77972" w:rsidRDefault="00000000">
            <w:pPr>
              <w:widowControl w:val="0"/>
              <w:spacing w:before="0" w:after="0" w:line="240" w:lineRule="auto"/>
              <w:jc w:val="center"/>
              <w:rPr>
                <w:color w:val="3C3C3C"/>
                <w:sz w:val="16"/>
                <w:szCs w:val="16"/>
              </w:rPr>
            </w:pPr>
            <w:r>
              <w:rPr>
                <w:color w:val="3C3C3C"/>
                <w:sz w:val="16"/>
                <w:szCs w:val="16"/>
              </w:rPr>
              <w:t>Web of Science</w:t>
            </w:r>
          </w:p>
        </w:tc>
        <w:tc>
          <w:tcPr>
            <w:tcW w:w="2340" w:type="dxa"/>
          </w:tcPr>
          <w:p w14:paraId="0000005A" w14:textId="77777777" w:rsidR="00D77972" w:rsidRDefault="00000000">
            <w:pPr>
              <w:widowControl w:val="0"/>
              <w:spacing w:before="0" w:after="0" w:line="240" w:lineRule="auto"/>
              <w:jc w:val="center"/>
              <w:rPr>
                <w:color w:val="3C3C3C"/>
                <w:sz w:val="16"/>
                <w:szCs w:val="16"/>
              </w:rPr>
            </w:pPr>
            <w:r>
              <w:rPr>
                <w:color w:val="3C3C3C"/>
                <w:sz w:val="16"/>
                <w:szCs w:val="16"/>
              </w:rPr>
              <w:t>15,179</w:t>
            </w:r>
          </w:p>
        </w:tc>
        <w:tc>
          <w:tcPr>
            <w:tcW w:w="1935" w:type="dxa"/>
          </w:tcPr>
          <w:p w14:paraId="0000005B" w14:textId="77777777" w:rsidR="00D77972" w:rsidRDefault="00000000">
            <w:pPr>
              <w:widowControl w:val="0"/>
              <w:spacing w:before="0" w:after="0" w:line="240" w:lineRule="auto"/>
              <w:jc w:val="center"/>
              <w:rPr>
                <w:color w:val="3C3C3C"/>
                <w:sz w:val="16"/>
                <w:szCs w:val="16"/>
              </w:rPr>
            </w:pPr>
            <w:r>
              <w:rPr>
                <w:color w:val="3C3C3C"/>
                <w:sz w:val="16"/>
                <w:szCs w:val="16"/>
              </w:rPr>
              <w:t>4,683</w:t>
            </w:r>
          </w:p>
        </w:tc>
        <w:tc>
          <w:tcPr>
            <w:tcW w:w="2250" w:type="dxa"/>
          </w:tcPr>
          <w:p w14:paraId="0000005C" w14:textId="77777777" w:rsidR="00D77972" w:rsidRDefault="00000000">
            <w:pPr>
              <w:widowControl w:val="0"/>
              <w:spacing w:before="0" w:after="0" w:line="240" w:lineRule="auto"/>
              <w:jc w:val="center"/>
              <w:rPr>
                <w:color w:val="3C3C3C"/>
                <w:sz w:val="16"/>
                <w:szCs w:val="16"/>
              </w:rPr>
            </w:pPr>
            <w:r>
              <w:rPr>
                <w:color w:val="3C3C3C"/>
                <w:sz w:val="16"/>
                <w:szCs w:val="16"/>
              </w:rPr>
              <w:t>1,137</w:t>
            </w:r>
          </w:p>
        </w:tc>
      </w:tr>
      <w:tr w:rsidR="00D77972" w14:paraId="02D2C0AF" w14:textId="77777777">
        <w:tc>
          <w:tcPr>
            <w:tcW w:w="1890" w:type="dxa"/>
          </w:tcPr>
          <w:p w14:paraId="0000005D" w14:textId="77777777" w:rsidR="00D77972" w:rsidRDefault="00000000">
            <w:pPr>
              <w:widowControl w:val="0"/>
              <w:spacing w:before="0" w:after="0" w:line="240" w:lineRule="auto"/>
              <w:jc w:val="center"/>
              <w:rPr>
                <w:color w:val="3C3C3C"/>
                <w:sz w:val="16"/>
                <w:szCs w:val="16"/>
              </w:rPr>
            </w:pPr>
            <w:r>
              <w:rPr>
                <w:color w:val="3C3C3C"/>
                <w:sz w:val="16"/>
                <w:szCs w:val="16"/>
              </w:rPr>
              <w:t>CAB Abstracts</w:t>
            </w:r>
          </w:p>
        </w:tc>
        <w:tc>
          <w:tcPr>
            <w:tcW w:w="2340" w:type="dxa"/>
          </w:tcPr>
          <w:p w14:paraId="0000005E" w14:textId="77777777" w:rsidR="00D77972" w:rsidRDefault="00000000">
            <w:pPr>
              <w:widowControl w:val="0"/>
              <w:spacing w:before="0" w:after="0" w:line="240" w:lineRule="auto"/>
              <w:jc w:val="center"/>
              <w:rPr>
                <w:color w:val="3C3C3C"/>
                <w:sz w:val="16"/>
                <w:szCs w:val="16"/>
              </w:rPr>
            </w:pPr>
            <w:r>
              <w:rPr>
                <w:color w:val="3C3C3C"/>
                <w:sz w:val="16"/>
                <w:szCs w:val="16"/>
              </w:rPr>
              <w:t>5,723</w:t>
            </w:r>
          </w:p>
        </w:tc>
        <w:tc>
          <w:tcPr>
            <w:tcW w:w="1935" w:type="dxa"/>
          </w:tcPr>
          <w:p w14:paraId="0000005F" w14:textId="77777777" w:rsidR="00D77972" w:rsidRDefault="00000000">
            <w:pPr>
              <w:widowControl w:val="0"/>
              <w:spacing w:before="0" w:after="0" w:line="240" w:lineRule="auto"/>
              <w:jc w:val="center"/>
              <w:rPr>
                <w:color w:val="3C3C3C"/>
                <w:sz w:val="16"/>
                <w:szCs w:val="16"/>
              </w:rPr>
            </w:pPr>
            <w:r>
              <w:rPr>
                <w:color w:val="3C3C3C"/>
                <w:sz w:val="16"/>
                <w:szCs w:val="16"/>
              </w:rPr>
              <w:t>3,229</w:t>
            </w:r>
          </w:p>
        </w:tc>
        <w:tc>
          <w:tcPr>
            <w:tcW w:w="2250" w:type="dxa"/>
          </w:tcPr>
          <w:p w14:paraId="00000060" w14:textId="77777777" w:rsidR="00D77972" w:rsidRDefault="00000000">
            <w:pPr>
              <w:widowControl w:val="0"/>
              <w:spacing w:before="0" w:after="0" w:line="240" w:lineRule="auto"/>
              <w:jc w:val="center"/>
              <w:rPr>
                <w:color w:val="3C3C3C"/>
                <w:sz w:val="16"/>
                <w:szCs w:val="16"/>
              </w:rPr>
            </w:pPr>
            <w:r>
              <w:rPr>
                <w:color w:val="3C3C3C"/>
                <w:sz w:val="16"/>
                <w:szCs w:val="16"/>
              </w:rPr>
              <w:t>1,133</w:t>
            </w:r>
          </w:p>
        </w:tc>
      </w:tr>
      <w:tr w:rsidR="00D77972" w14:paraId="6A36A7F4" w14:textId="77777777">
        <w:tc>
          <w:tcPr>
            <w:tcW w:w="1890" w:type="dxa"/>
          </w:tcPr>
          <w:p w14:paraId="00000061" w14:textId="77777777" w:rsidR="00D77972" w:rsidRDefault="00000000">
            <w:pPr>
              <w:widowControl w:val="0"/>
              <w:spacing w:before="0" w:after="0" w:line="240" w:lineRule="auto"/>
              <w:jc w:val="center"/>
              <w:rPr>
                <w:color w:val="3C3C3C"/>
                <w:sz w:val="16"/>
                <w:szCs w:val="16"/>
              </w:rPr>
            </w:pPr>
            <w:r>
              <w:rPr>
                <w:color w:val="3C3C3C"/>
                <w:sz w:val="16"/>
                <w:szCs w:val="16"/>
              </w:rPr>
              <w:t>Academic Search Premier</w:t>
            </w:r>
          </w:p>
        </w:tc>
        <w:tc>
          <w:tcPr>
            <w:tcW w:w="2340" w:type="dxa"/>
          </w:tcPr>
          <w:p w14:paraId="00000062" w14:textId="77777777" w:rsidR="00D77972" w:rsidRDefault="00000000">
            <w:pPr>
              <w:widowControl w:val="0"/>
              <w:spacing w:before="0" w:after="0" w:line="240" w:lineRule="auto"/>
              <w:jc w:val="center"/>
              <w:rPr>
                <w:color w:val="3C3C3C"/>
                <w:sz w:val="16"/>
                <w:szCs w:val="16"/>
              </w:rPr>
            </w:pPr>
            <w:r>
              <w:rPr>
                <w:color w:val="3C3C3C"/>
                <w:sz w:val="16"/>
                <w:szCs w:val="16"/>
              </w:rPr>
              <w:t>1,187</w:t>
            </w:r>
          </w:p>
        </w:tc>
        <w:tc>
          <w:tcPr>
            <w:tcW w:w="1935" w:type="dxa"/>
          </w:tcPr>
          <w:p w14:paraId="00000063" w14:textId="77777777" w:rsidR="00D77972" w:rsidRDefault="00000000">
            <w:pPr>
              <w:widowControl w:val="0"/>
              <w:spacing w:before="0" w:after="0" w:line="240" w:lineRule="auto"/>
              <w:jc w:val="center"/>
              <w:rPr>
                <w:color w:val="3C3C3C"/>
                <w:sz w:val="16"/>
                <w:szCs w:val="16"/>
              </w:rPr>
            </w:pPr>
            <w:r>
              <w:rPr>
                <w:color w:val="3C3C3C"/>
                <w:sz w:val="16"/>
                <w:szCs w:val="16"/>
              </w:rPr>
              <w:t>274</w:t>
            </w:r>
          </w:p>
        </w:tc>
        <w:tc>
          <w:tcPr>
            <w:tcW w:w="2250" w:type="dxa"/>
          </w:tcPr>
          <w:p w14:paraId="00000064" w14:textId="77777777" w:rsidR="00D77972" w:rsidRDefault="00000000">
            <w:pPr>
              <w:widowControl w:val="0"/>
              <w:spacing w:before="0" w:after="0" w:line="240" w:lineRule="auto"/>
              <w:jc w:val="center"/>
              <w:rPr>
                <w:color w:val="3C3C3C"/>
                <w:sz w:val="16"/>
                <w:szCs w:val="16"/>
              </w:rPr>
            </w:pPr>
            <w:r>
              <w:rPr>
                <w:color w:val="3C3C3C"/>
                <w:sz w:val="16"/>
                <w:szCs w:val="16"/>
              </w:rPr>
              <w:t>66</w:t>
            </w:r>
          </w:p>
        </w:tc>
      </w:tr>
      <w:tr w:rsidR="00D77972" w14:paraId="4DD62631" w14:textId="77777777">
        <w:tc>
          <w:tcPr>
            <w:tcW w:w="1890" w:type="dxa"/>
          </w:tcPr>
          <w:p w14:paraId="00000065" w14:textId="77777777" w:rsidR="00D77972" w:rsidRDefault="00000000">
            <w:pPr>
              <w:widowControl w:val="0"/>
              <w:spacing w:before="0" w:after="0" w:line="240" w:lineRule="auto"/>
              <w:jc w:val="center"/>
              <w:rPr>
                <w:color w:val="3C3C3C"/>
                <w:sz w:val="16"/>
                <w:szCs w:val="16"/>
              </w:rPr>
            </w:pPr>
            <w:r>
              <w:rPr>
                <w:color w:val="3C3C3C"/>
                <w:sz w:val="16"/>
                <w:szCs w:val="16"/>
              </w:rPr>
              <w:t>AGRIS</w:t>
            </w:r>
          </w:p>
        </w:tc>
        <w:tc>
          <w:tcPr>
            <w:tcW w:w="2340" w:type="dxa"/>
          </w:tcPr>
          <w:p w14:paraId="00000066" w14:textId="77777777" w:rsidR="00D77972" w:rsidRDefault="00000000">
            <w:pPr>
              <w:widowControl w:val="0"/>
              <w:spacing w:before="0" w:after="0" w:line="240" w:lineRule="auto"/>
              <w:jc w:val="center"/>
              <w:rPr>
                <w:color w:val="3C3C3C"/>
                <w:sz w:val="16"/>
                <w:szCs w:val="16"/>
              </w:rPr>
            </w:pPr>
            <w:r>
              <w:rPr>
                <w:color w:val="3C3C3C"/>
                <w:sz w:val="16"/>
                <w:szCs w:val="16"/>
              </w:rPr>
              <w:t>3</w:t>
            </w:r>
          </w:p>
        </w:tc>
        <w:tc>
          <w:tcPr>
            <w:tcW w:w="1935" w:type="dxa"/>
          </w:tcPr>
          <w:p w14:paraId="00000067" w14:textId="77777777" w:rsidR="00D77972" w:rsidRDefault="00000000">
            <w:pPr>
              <w:widowControl w:val="0"/>
              <w:spacing w:before="0" w:after="0" w:line="240" w:lineRule="auto"/>
              <w:jc w:val="center"/>
              <w:rPr>
                <w:color w:val="3C3C3C"/>
                <w:sz w:val="16"/>
                <w:szCs w:val="16"/>
              </w:rPr>
            </w:pPr>
            <w:r>
              <w:rPr>
                <w:color w:val="3C3C3C"/>
                <w:sz w:val="16"/>
                <w:szCs w:val="16"/>
              </w:rPr>
              <w:t>1</w:t>
            </w:r>
          </w:p>
        </w:tc>
        <w:tc>
          <w:tcPr>
            <w:tcW w:w="2250" w:type="dxa"/>
          </w:tcPr>
          <w:p w14:paraId="00000068" w14:textId="77777777" w:rsidR="00D77972" w:rsidRDefault="00000000">
            <w:pPr>
              <w:widowControl w:val="0"/>
              <w:spacing w:before="0" w:after="0" w:line="240" w:lineRule="auto"/>
              <w:jc w:val="center"/>
              <w:rPr>
                <w:color w:val="3C3C3C"/>
                <w:sz w:val="16"/>
                <w:szCs w:val="16"/>
              </w:rPr>
            </w:pPr>
            <w:r>
              <w:rPr>
                <w:color w:val="3C3C3C"/>
                <w:sz w:val="16"/>
                <w:szCs w:val="16"/>
              </w:rPr>
              <w:t>1</w:t>
            </w:r>
          </w:p>
        </w:tc>
      </w:tr>
      <w:tr w:rsidR="00D77972" w14:paraId="2B83FB85" w14:textId="77777777">
        <w:tc>
          <w:tcPr>
            <w:tcW w:w="1890" w:type="dxa"/>
          </w:tcPr>
          <w:p w14:paraId="00000069" w14:textId="77777777" w:rsidR="00D77972" w:rsidRDefault="00000000">
            <w:pPr>
              <w:widowControl w:val="0"/>
              <w:spacing w:before="0" w:after="0" w:line="240" w:lineRule="auto"/>
              <w:jc w:val="center"/>
              <w:rPr>
                <w:color w:val="3C3C3C"/>
                <w:sz w:val="16"/>
                <w:szCs w:val="16"/>
              </w:rPr>
            </w:pPr>
            <w:proofErr w:type="spellStart"/>
            <w:r>
              <w:rPr>
                <w:color w:val="3C3C3C"/>
                <w:sz w:val="16"/>
                <w:szCs w:val="16"/>
              </w:rPr>
              <w:t>EconLit</w:t>
            </w:r>
            <w:proofErr w:type="spellEnd"/>
          </w:p>
        </w:tc>
        <w:tc>
          <w:tcPr>
            <w:tcW w:w="2340" w:type="dxa"/>
          </w:tcPr>
          <w:p w14:paraId="0000006A" w14:textId="77777777" w:rsidR="00D77972" w:rsidRDefault="00000000">
            <w:pPr>
              <w:widowControl w:val="0"/>
              <w:spacing w:before="0" w:after="0" w:line="240" w:lineRule="auto"/>
              <w:jc w:val="center"/>
              <w:rPr>
                <w:color w:val="3C3C3C"/>
                <w:sz w:val="16"/>
                <w:szCs w:val="16"/>
              </w:rPr>
            </w:pPr>
            <w:r>
              <w:rPr>
                <w:color w:val="3C3C3C"/>
                <w:sz w:val="16"/>
                <w:szCs w:val="16"/>
              </w:rPr>
              <w:t>479</w:t>
            </w:r>
          </w:p>
        </w:tc>
        <w:tc>
          <w:tcPr>
            <w:tcW w:w="1935" w:type="dxa"/>
          </w:tcPr>
          <w:p w14:paraId="0000006B" w14:textId="77777777" w:rsidR="00D77972" w:rsidRDefault="00000000">
            <w:pPr>
              <w:widowControl w:val="0"/>
              <w:spacing w:before="0" w:after="0" w:line="240" w:lineRule="auto"/>
              <w:jc w:val="center"/>
              <w:rPr>
                <w:color w:val="3C3C3C"/>
                <w:sz w:val="16"/>
                <w:szCs w:val="16"/>
              </w:rPr>
            </w:pPr>
            <w:r>
              <w:rPr>
                <w:color w:val="3C3C3C"/>
                <w:sz w:val="16"/>
                <w:szCs w:val="16"/>
              </w:rPr>
              <w:t>263</w:t>
            </w:r>
          </w:p>
        </w:tc>
        <w:tc>
          <w:tcPr>
            <w:tcW w:w="2250" w:type="dxa"/>
          </w:tcPr>
          <w:p w14:paraId="0000006C" w14:textId="77777777" w:rsidR="00D77972" w:rsidRDefault="00000000">
            <w:pPr>
              <w:widowControl w:val="0"/>
              <w:spacing w:before="0" w:after="0" w:line="240" w:lineRule="auto"/>
              <w:jc w:val="center"/>
              <w:rPr>
                <w:color w:val="3C3C3C"/>
                <w:sz w:val="16"/>
                <w:szCs w:val="16"/>
              </w:rPr>
            </w:pPr>
            <w:r>
              <w:rPr>
                <w:color w:val="3C3C3C"/>
                <w:sz w:val="16"/>
                <w:szCs w:val="16"/>
              </w:rPr>
              <w:t>83</w:t>
            </w:r>
          </w:p>
        </w:tc>
      </w:tr>
      <w:tr w:rsidR="00D77972" w14:paraId="0154EF5E" w14:textId="77777777">
        <w:tc>
          <w:tcPr>
            <w:tcW w:w="1890" w:type="dxa"/>
          </w:tcPr>
          <w:p w14:paraId="0000006D" w14:textId="77777777" w:rsidR="00D77972" w:rsidRDefault="00000000">
            <w:pPr>
              <w:widowControl w:val="0"/>
              <w:spacing w:before="0" w:after="0" w:line="240" w:lineRule="auto"/>
              <w:jc w:val="center"/>
              <w:rPr>
                <w:color w:val="3C3C3C"/>
                <w:sz w:val="16"/>
                <w:szCs w:val="16"/>
              </w:rPr>
            </w:pPr>
            <w:r>
              <w:rPr>
                <w:color w:val="3C3C3C"/>
                <w:sz w:val="16"/>
                <w:szCs w:val="16"/>
              </w:rPr>
              <w:t>ProQuest</w:t>
            </w:r>
          </w:p>
        </w:tc>
        <w:tc>
          <w:tcPr>
            <w:tcW w:w="2340" w:type="dxa"/>
          </w:tcPr>
          <w:p w14:paraId="0000006E" w14:textId="77777777" w:rsidR="00D77972" w:rsidRDefault="00000000">
            <w:pPr>
              <w:widowControl w:val="0"/>
              <w:spacing w:before="0" w:after="0" w:line="240" w:lineRule="auto"/>
              <w:jc w:val="center"/>
              <w:rPr>
                <w:color w:val="3C3C3C"/>
                <w:sz w:val="16"/>
                <w:szCs w:val="16"/>
              </w:rPr>
            </w:pPr>
            <w:r>
              <w:rPr>
                <w:color w:val="3C3C3C"/>
                <w:sz w:val="16"/>
                <w:szCs w:val="16"/>
              </w:rPr>
              <w:t>368</w:t>
            </w:r>
          </w:p>
        </w:tc>
        <w:tc>
          <w:tcPr>
            <w:tcW w:w="1935" w:type="dxa"/>
          </w:tcPr>
          <w:p w14:paraId="0000006F" w14:textId="77777777" w:rsidR="00D77972" w:rsidRDefault="00000000">
            <w:pPr>
              <w:widowControl w:val="0"/>
              <w:spacing w:before="0" w:after="0" w:line="240" w:lineRule="auto"/>
              <w:jc w:val="center"/>
              <w:rPr>
                <w:color w:val="3C3C3C"/>
                <w:sz w:val="16"/>
                <w:szCs w:val="16"/>
              </w:rPr>
            </w:pPr>
            <w:r>
              <w:rPr>
                <w:color w:val="3C3C3C"/>
                <w:sz w:val="16"/>
                <w:szCs w:val="16"/>
              </w:rPr>
              <w:t>117</w:t>
            </w:r>
          </w:p>
        </w:tc>
        <w:tc>
          <w:tcPr>
            <w:tcW w:w="2250" w:type="dxa"/>
          </w:tcPr>
          <w:p w14:paraId="00000070" w14:textId="77777777" w:rsidR="00D77972" w:rsidRDefault="00000000">
            <w:pPr>
              <w:widowControl w:val="0"/>
              <w:spacing w:before="0" w:after="0" w:line="240" w:lineRule="auto"/>
              <w:jc w:val="center"/>
              <w:rPr>
                <w:color w:val="3C3C3C"/>
                <w:sz w:val="16"/>
                <w:szCs w:val="16"/>
              </w:rPr>
            </w:pPr>
            <w:r>
              <w:rPr>
                <w:color w:val="3C3C3C"/>
                <w:sz w:val="16"/>
                <w:szCs w:val="16"/>
              </w:rPr>
              <w:t>40</w:t>
            </w:r>
          </w:p>
        </w:tc>
      </w:tr>
      <w:tr w:rsidR="00D77972" w14:paraId="326F98A7" w14:textId="77777777">
        <w:tc>
          <w:tcPr>
            <w:tcW w:w="1890" w:type="dxa"/>
          </w:tcPr>
          <w:p w14:paraId="00000071" w14:textId="77777777" w:rsidR="00D77972" w:rsidRDefault="00000000">
            <w:pPr>
              <w:widowControl w:val="0"/>
              <w:spacing w:before="0" w:after="0" w:line="240" w:lineRule="auto"/>
              <w:jc w:val="center"/>
              <w:rPr>
                <w:color w:val="3C3C3C"/>
                <w:sz w:val="16"/>
                <w:szCs w:val="16"/>
              </w:rPr>
            </w:pPr>
            <w:r>
              <w:rPr>
                <w:color w:val="3C3C3C"/>
                <w:sz w:val="16"/>
                <w:szCs w:val="16"/>
              </w:rPr>
              <w:t>Google Scholar</w:t>
            </w:r>
          </w:p>
        </w:tc>
        <w:tc>
          <w:tcPr>
            <w:tcW w:w="2340" w:type="dxa"/>
          </w:tcPr>
          <w:p w14:paraId="00000072" w14:textId="77777777" w:rsidR="00D77972" w:rsidRDefault="00000000">
            <w:pPr>
              <w:widowControl w:val="0"/>
              <w:spacing w:before="0" w:after="0" w:line="240" w:lineRule="auto"/>
              <w:jc w:val="center"/>
              <w:rPr>
                <w:color w:val="3C3C3C"/>
                <w:sz w:val="16"/>
                <w:szCs w:val="16"/>
              </w:rPr>
            </w:pPr>
            <w:r>
              <w:rPr>
                <w:color w:val="3C3C3C"/>
                <w:sz w:val="16"/>
                <w:szCs w:val="16"/>
              </w:rPr>
              <w:t>198</w:t>
            </w:r>
          </w:p>
        </w:tc>
        <w:tc>
          <w:tcPr>
            <w:tcW w:w="1935" w:type="dxa"/>
          </w:tcPr>
          <w:p w14:paraId="00000073" w14:textId="77777777" w:rsidR="00D77972" w:rsidRDefault="00000000">
            <w:pPr>
              <w:widowControl w:val="0"/>
              <w:spacing w:before="0" w:after="0" w:line="240" w:lineRule="auto"/>
              <w:jc w:val="center"/>
              <w:rPr>
                <w:color w:val="3C3C3C"/>
                <w:sz w:val="16"/>
                <w:szCs w:val="16"/>
              </w:rPr>
            </w:pPr>
            <w:r>
              <w:rPr>
                <w:color w:val="3C3C3C"/>
                <w:sz w:val="16"/>
                <w:szCs w:val="16"/>
              </w:rPr>
              <w:t>100</w:t>
            </w:r>
          </w:p>
        </w:tc>
        <w:tc>
          <w:tcPr>
            <w:tcW w:w="2250" w:type="dxa"/>
          </w:tcPr>
          <w:p w14:paraId="00000074" w14:textId="77777777" w:rsidR="00D77972" w:rsidRDefault="00000000">
            <w:pPr>
              <w:widowControl w:val="0"/>
              <w:spacing w:before="0" w:after="0" w:line="240" w:lineRule="auto"/>
              <w:jc w:val="center"/>
              <w:rPr>
                <w:color w:val="3C3C3C"/>
                <w:sz w:val="16"/>
                <w:szCs w:val="16"/>
              </w:rPr>
            </w:pPr>
            <w:r>
              <w:rPr>
                <w:color w:val="3C3C3C"/>
                <w:sz w:val="16"/>
                <w:szCs w:val="16"/>
              </w:rPr>
              <w:t>34</w:t>
            </w:r>
          </w:p>
        </w:tc>
      </w:tr>
      <w:tr w:rsidR="00D77972" w14:paraId="7E401EA6" w14:textId="77777777">
        <w:tc>
          <w:tcPr>
            <w:tcW w:w="1890" w:type="dxa"/>
          </w:tcPr>
          <w:p w14:paraId="00000075" w14:textId="77777777" w:rsidR="00D77972" w:rsidRDefault="00000000">
            <w:pPr>
              <w:widowControl w:val="0"/>
              <w:spacing w:before="0" w:after="0" w:line="240" w:lineRule="auto"/>
              <w:jc w:val="center"/>
              <w:rPr>
                <w:color w:val="3C3C3C"/>
                <w:sz w:val="16"/>
                <w:szCs w:val="16"/>
              </w:rPr>
            </w:pPr>
            <w:r>
              <w:rPr>
                <w:color w:val="3C3C3C"/>
                <w:sz w:val="16"/>
                <w:szCs w:val="16"/>
              </w:rPr>
              <w:t>Grey literature (20 sources)</w:t>
            </w:r>
          </w:p>
        </w:tc>
        <w:tc>
          <w:tcPr>
            <w:tcW w:w="2340" w:type="dxa"/>
          </w:tcPr>
          <w:p w14:paraId="00000076" w14:textId="77777777" w:rsidR="00D77972" w:rsidRDefault="00000000">
            <w:pPr>
              <w:widowControl w:val="0"/>
              <w:spacing w:before="0" w:after="0" w:line="240" w:lineRule="auto"/>
              <w:jc w:val="center"/>
              <w:rPr>
                <w:color w:val="3C3C3C"/>
                <w:sz w:val="16"/>
                <w:szCs w:val="16"/>
              </w:rPr>
            </w:pPr>
            <w:r>
              <w:rPr>
                <w:color w:val="3C3C3C"/>
                <w:sz w:val="16"/>
                <w:szCs w:val="16"/>
              </w:rPr>
              <w:t>495</w:t>
            </w:r>
          </w:p>
        </w:tc>
        <w:tc>
          <w:tcPr>
            <w:tcW w:w="1935" w:type="dxa"/>
          </w:tcPr>
          <w:p w14:paraId="00000077" w14:textId="77777777" w:rsidR="00D77972" w:rsidRDefault="00000000">
            <w:pPr>
              <w:widowControl w:val="0"/>
              <w:spacing w:before="0" w:after="0" w:line="240" w:lineRule="auto"/>
              <w:jc w:val="center"/>
              <w:rPr>
                <w:color w:val="3C3C3C"/>
                <w:sz w:val="16"/>
                <w:szCs w:val="16"/>
              </w:rPr>
            </w:pPr>
            <w:r>
              <w:rPr>
                <w:color w:val="3C3C3C"/>
                <w:sz w:val="16"/>
                <w:szCs w:val="16"/>
              </w:rPr>
              <w:t>485</w:t>
            </w:r>
          </w:p>
        </w:tc>
        <w:tc>
          <w:tcPr>
            <w:tcW w:w="2250" w:type="dxa"/>
          </w:tcPr>
          <w:p w14:paraId="00000078" w14:textId="77777777" w:rsidR="00D77972" w:rsidRDefault="00000000">
            <w:pPr>
              <w:widowControl w:val="0"/>
              <w:spacing w:before="0" w:after="0" w:line="240" w:lineRule="auto"/>
              <w:jc w:val="center"/>
              <w:rPr>
                <w:color w:val="3C3C3C"/>
                <w:sz w:val="16"/>
                <w:szCs w:val="16"/>
              </w:rPr>
            </w:pPr>
            <w:r>
              <w:rPr>
                <w:color w:val="3C3C3C"/>
                <w:sz w:val="16"/>
                <w:szCs w:val="16"/>
              </w:rPr>
              <w:t>41</w:t>
            </w:r>
          </w:p>
        </w:tc>
      </w:tr>
      <w:tr w:rsidR="00D77972" w14:paraId="7CE4C5CB" w14:textId="77777777">
        <w:tc>
          <w:tcPr>
            <w:tcW w:w="1890" w:type="dxa"/>
            <w:shd w:val="clear" w:color="auto" w:fill="3C3C3C"/>
          </w:tcPr>
          <w:p w14:paraId="00000079" w14:textId="77777777" w:rsidR="00D77972" w:rsidRDefault="00000000">
            <w:pPr>
              <w:widowControl w:val="0"/>
              <w:spacing w:before="0" w:after="0" w:line="240" w:lineRule="auto"/>
              <w:jc w:val="center"/>
              <w:rPr>
                <w:b/>
                <w:bCs/>
                <w:color w:val="FFFFFF"/>
                <w:sz w:val="16"/>
                <w:szCs w:val="16"/>
              </w:rPr>
            </w:pPr>
            <w:r>
              <w:rPr>
                <w:b/>
                <w:bCs/>
                <w:color w:val="FFFFFF"/>
                <w:sz w:val="16"/>
                <w:szCs w:val="16"/>
              </w:rPr>
              <w:t>Total</w:t>
            </w:r>
          </w:p>
        </w:tc>
        <w:tc>
          <w:tcPr>
            <w:tcW w:w="2340" w:type="dxa"/>
            <w:shd w:val="clear" w:color="auto" w:fill="3C3C3C"/>
          </w:tcPr>
          <w:p w14:paraId="0000007A" w14:textId="77777777" w:rsidR="00D77972" w:rsidRDefault="00000000">
            <w:pPr>
              <w:widowControl w:val="0"/>
              <w:spacing w:before="0" w:after="0" w:line="240" w:lineRule="auto"/>
              <w:jc w:val="center"/>
              <w:rPr>
                <w:b/>
                <w:bCs/>
                <w:color w:val="FFFFFF"/>
                <w:sz w:val="16"/>
                <w:szCs w:val="16"/>
              </w:rPr>
            </w:pPr>
            <w:r>
              <w:rPr>
                <w:b/>
                <w:bCs/>
                <w:color w:val="FFFFFF"/>
                <w:sz w:val="16"/>
                <w:szCs w:val="16"/>
              </w:rPr>
              <w:t>40,653</w:t>
            </w:r>
          </w:p>
        </w:tc>
        <w:tc>
          <w:tcPr>
            <w:tcW w:w="1935" w:type="dxa"/>
            <w:shd w:val="clear" w:color="auto" w:fill="3C3C3C"/>
          </w:tcPr>
          <w:p w14:paraId="0000007B" w14:textId="77777777" w:rsidR="00D77972" w:rsidRDefault="00000000">
            <w:pPr>
              <w:widowControl w:val="0"/>
              <w:spacing w:before="0" w:after="0" w:line="240" w:lineRule="auto"/>
              <w:jc w:val="center"/>
              <w:rPr>
                <w:b/>
                <w:bCs/>
                <w:color w:val="FFFFFF"/>
                <w:sz w:val="16"/>
                <w:szCs w:val="16"/>
              </w:rPr>
            </w:pPr>
            <w:r>
              <w:rPr>
                <w:b/>
                <w:bCs/>
                <w:color w:val="FFFFFF"/>
                <w:sz w:val="16"/>
                <w:szCs w:val="16"/>
              </w:rPr>
              <w:t>26,173</w:t>
            </w:r>
          </w:p>
        </w:tc>
        <w:tc>
          <w:tcPr>
            <w:tcW w:w="2250" w:type="dxa"/>
            <w:shd w:val="clear" w:color="auto" w:fill="3C3C3C"/>
          </w:tcPr>
          <w:p w14:paraId="0000007C" w14:textId="77777777" w:rsidR="00D77972" w:rsidRDefault="00000000">
            <w:pPr>
              <w:widowControl w:val="0"/>
              <w:spacing w:before="0" w:after="0" w:line="240" w:lineRule="auto"/>
              <w:jc w:val="center"/>
              <w:rPr>
                <w:b/>
                <w:bCs/>
                <w:color w:val="FFFFFF"/>
                <w:sz w:val="16"/>
                <w:szCs w:val="16"/>
              </w:rPr>
            </w:pPr>
            <w:r>
              <w:rPr>
                <w:b/>
                <w:bCs/>
                <w:color w:val="FFFFFF"/>
                <w:sz w:val="16"/>
                <w:szCs w:val="16"/>
              </w:rPr>
              <w:t>8,753</w:t>
            </w:r>
          </w:p>
        </w:tc>
      </w:tr>
    </w:tbl>
    <w:p w14:paraId="0000007D" w14:textId="77777777" w:rsidR="00D77972" w:rsidRDefault="00D77972"/>
    <w:p w14:paraId="0000007E" w14:textId="792BBA67" w:rsidR="00D77972" w:rsidRDefault="00845386">
      <w:ins w:id="1338" w:author="Zarrar Khan" w:date="2026-06-17T12:44:00Z" w16du:dateUtc="2026-06-17T07:44:00Z">
        <w:r>
          <w:t xml:space="preserve">Table 5 and </w:t>
        </w:r>
      </w:ins>
      <w:commentRangeStart w:id="1339"/>
      <w:r w:rsidR="00000000">
        <w:t xml:space="preserve">Figure </w:t>
      </w:r>
      <w:ins w:id="1340" w:author="Zarrar Khan" w:date="2026-06-17T12:36:00Z" w16du:dateUtc="2026-06-17T07:36:00Z">
        <w:r w:rsidR="00650378">
          <w:t>5</w:t>
        </w:r>
      </w:ins>
      <w:del w:id="1341" w:author="Zarrar Khan" w:date="2026-06-17T12:36:00Z" w16du:dateUtc="2026-06-17T07:36:00Z">
        <w:r w:rsidR="00000000" w:rsidDel="00650378">
          <w:delText>1</w:delText>
        </w:r>
      </w:del>
      <w:r w:rsidR="00000000">
        <w:t xml:space="preserve"> presents the PRISMA flow diagram showing record flow across 28 sources and all screening stages. </w:t>
      </w:r>
      <w:commentRangeEnd w:id="1339"/>
      <w:r w:rsidR="00000000">
        <w:rPr>
          <w:rStyle w:val="CommentReference"/>
        </w:rPr>
        <w:commentReference w:id="1339"/>
      </w:r>
    </w:p>
    <w:p w14:paraId="0000007F" w14:textId="4EBB7EC9" w:rsidR="00D77972" w:rsidRDefault="00000000">
      <w:del w:id="1342" w:author="Zarrar Khan" w:date="2026-06-12T12:03:00Z">
        <w:r>
          <w:rPr>
            <w:noProof/>
          </w:rPr>
          <w:lastRenderedPageBreak/>
          <w:drawing>
            <wp:inline distT="114300" distB="114300" distL="114300" distR="114300" wp14:anchorId="3D5ACE4A" wp14:editId="5FA8CE5D">
              <wp:extent cx="5943600" cy="6553009"/>
              <wp:effectExtent l="0" t="0" r="0" b="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t="5367"/>
                      <a:stretch>
                        <a:fillRect/>
                      </a:stretch>
                    </pic:blipFill>
                    <pic:spPr>
                      <a:xfrm>
                        <a:off x="0" y="0"/>
                        <a:ext cx="5943600" cy="6553009"/>
                      </a:xfrm>
                      <a:prstGeom prst="rect">
                        <a:avLst/>
                      </a:prstGeom>
                      <a:ln/>
                    </pic:spPr>
                  </pic:pic>
                </a:graphicData>
              </a:graphic>
            </wp:inline>
          </w:drawing>
        </w:r>
      </w:del>
      <w:del w:id="1343" w:author="Zarrar Khan" w:date="2026-06-17T12:29:00Z" w16du:dateUtc="2026-06-17T07:29:00Z">
        <w:r w:rsidR="006A1315" w:rsidDel="00A94E84">
          <w:rPr>
            <w:noProof/>
          </w:rPr>
          <w:drawing>
            <wp:inline distT="0" distB="0" distL="0" distR="0" wp14:anchorId="1F54351F" wp14:editId="6C53C819">
              <wp:extent cx="5943600" cy="4586605"/>
              <wp:effectExtent l="0" t="0" r="0" b="0"/>
              <wp:docPr id="12300613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61302" name="Picture 123006130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586605"/>
                      </a:xfrm>
                      <a:prstGeom prst="rect">
                        <a:avLst/>
                      </a:prstGeom>
                    </pic:spPr>
                  </pic:pic>
                </a:graphicData>
              </a:graphic>
            </wp:inline>
          </w:drawing>
        </w:r>
      </w:del>
      <w:ins w:id="1344" w:author="Zarrar Khan" w:date="2026-06-17T12:29:00Z" w16du:dateUtc="2026-06-17T07:29:00Z">
        <w:r w:rsidR="00A94E84" w:rsidRPr="00A94E84">
          <w:drawing>
            <wp:inline distT="0" distB="0" distL="0" distR="0" wp14:anchorId="09FBD4BE" wp14:editId="25C19E5D">
              <wp:extent cx="5943600" cy="6061710"/>
              <wp:effectExtent l="0" t="0" r="0" b="0"/>
              <wp:docPr id="210478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83759" name=""/>
                      <pic:cNvPicPr/>
                    </pic:nvPicPr>
                    <pic:blipFill>
                      <a:blip r:embed="rId31"/>
                      <a:stretch>
                        <a:fillRect/>
                      </a:stretch>
                    </pic:blipFill>
                    <pic:spPr>
                      <a:xfrm>
                        <a:off x="0" y="0"/>
                        <a:ext cx="5943600" cy="6061710"/>
                      </a:xfrm>
                      <a:prstGeom prst="rect">
                        <a:avLst/>
                      </a:prstGeom>
                    </pic:spPr>
                  </pic:pic>
                </a:graphicData>
              </a:graphic>
            </wp:inline>
          </w:drawing>
        </w:r>
      </w:ins>
    </w:p>
    <w:p w14:paraId="00000080" w14:textId="16069DAF" w:rsidR="00D77972" w:rsidRDefault="00000000">
      <w:r>
        <w:rPr>
          <w:b/>
          <w:bCs/>
        </w:rPr>
        <w:t xml:space="preserve">Figure </w:t>
      </w:r>
      <w:ins w:id="1345" w:author="Zarrar Khan" w:date="2026-06-17T12:36:00Z" w16du:dateUtc="2026-06-17T07:36:00Z">
        <w:r w:rsidR="00650378">
          <w:rPr>
            <w:b/>
            <w:bCs/>
          </w:rPr>
          <w:t>5</w:t>
        </w:r>
      </w:ins>
      <w:del w:id="1346" w:author="Zarrar Khan" w:date="2026-06-17T12:36:00Z" w16du:dateUtc="2026-06-17T07:36:00Z">
        <w:r w:rsidDel="00650378">
          <w:rPr>
            <w:b/>
            <w:bCs/>
          </w:rPr>
          <w:delText>1</w:delText>
        </w:r>
      </w:del>
      <w:r>
        <w:rPr>
          <w:b/>
          <w:bCs/>
        </w:rPr>
        <w:t>. PRISMA flow diagram</w:t>
      </w:r>
      <w:ins w:id="1347" w:author="Zarrar Khan" w:date="2026-06-17T12:36:00Z" w16du:dateUtc="2026-06-17T07:36:00Z">
        <w:r w:rsidR="00650378">
          <w:rPr>
            <w:b/>
            <w:bCs/>
          </w:rPr>
          <w:t>.</w:t>
        </w:r>
      </w:ins>
      <w:del w:id="1348" w:author="Zarrar Khan" w:date="2026-06-17T12:36:00Z" w16du:dateUtc="2026-06-17T07:36:00Z">
        <w:r w:rsidDel="00650378">
          <w:rPr>
            <w:b/>
            <w:bCs/>
          </w:rPr>
          <w:delText xml:space="preserve"> — record flow across 28 </w:delText>
        </w:r>
        <w:commentRangeStart w:id="1349"/>
        <w:commentRangeStart w:id="1350"/>
        <w:commentRangeStart w:id="1351"/>
        <w:r w:rsidDel="00650378">
          <w:rPr>
            <w:b/>
            <w:bCs/>
          </w:rPr>
          <w:delText>sources</w:delText>
        </w:r>
        <w:commentRangeEnd w:id="1350"/>
        <w:r w:rsidDel="00650378">
          <w:commentReference w:id="1350"/>
        </w:r>
        <w:commentRangeEnd w:id="1349"/>
        <w:r w:rsidDel="00650378">
          <w:rPr>
            <w:rStyle w:val="CommentReference"/>
          </w:rPr>
          <w:commentReference w:id="1349"/>
        </w:r>
        <w:commentRangeEnd w:id="1351"/>
        <w:r w:rsidR="00A94E84" w:rsidDel="00650378">
          <w:rPr>
            <w:rStyle w:val="CommentReference"/>
          </w:rPr>
          <w:commentReference w:id="1351"/>
        </w:r>
        <w:r w:rsidDel="00650378">
          <w:rPr>
            <w:b/>
            <w:bCs/>
          </w:rPr>
          <w:delText>.</w:delText>
        </w:r>
      </w:del>
    </w:p>
    <w:p w14:paraId="00000081" w14:textId="7A01668B" w:rsidR="00D77972" w:rsidRDefault="00000000">
      <w:pPr>
        <w:pStyle w:val="Heading2"/>
      </w:pPr>
      <w:bookmarkStart w:id="1352" w:name="_heading=h.cddn58yuadoz" w:colFirst="0" w:colLast="0"/>
      <w:bookmarkEnd w:id="1352"/>
      <w:commentRangeStart w:id="1353"/>
      <w:commentRangeStart w:id="1354"/>
      <w:proofErr w:type="gramStart"/>
      <w:r>
        <w:t>4.2  Evidence</w:t>
      </w:r>
      <w:proofErr w:type="gramEnd"/>
      <w:r>
        <w:t xml:space="preserve"> </w:t>
      </w:r>
      <w:del w:id="1355" w:author="Zarrar Khan" w:date="2026-06-17T11:23:00Z" w16du:dateUtc="2026-06-17T06:23:00Z">
        <w:r w:rsidDel="00ED663A">
          <w:delText xml:space="preserve">gap </w:delText>
        </w:r>
      </w:del>
      <w:r>
        <w:t>map</w:t>
      </w:r>
      <w:commentRangeEnd w:id="1353"/>
      <w:r>
        <w:commentReference w:id="1353"/>
      </w:r>
      <w:commentRangeEnd w:id="1354"/>
      <w:r w:rsidR="005B3D86">
        <w:rPr>
          <w:rStyle w:val="CommentReference"/>
          <w:color w:val="auto"/>
        </w:rPr>
        <w:commentReference w:id="1354"/>
      </w:r>
    </w:p>
    <w:p w14:paraId="00000082" w14:textId="1851E0DC" w:rsidR="00D77972" w:rsidRDefault="00000000">
      <w:r>
        <w:t xml:space="preserve">The evidence </w:t>
      </w:r>
      <w:del w:id="1356" w:author="Zarrar Khan" w:date="2026-06-17T11:23:00Z" w16du:dateUtc="2026-06-17T06:23:00Z">
        <w:r w:rsidDel="00ED663A">
          <w:delText xml:space="preserve">gap </w:delText>
        </w:r>
      </w:del>
      <w:r>
        <w:t>map</w:t>
      </w:r>
      <w:ins w:id="1357" w:author="Zarrar Khan" w:date="2026-06-17T11:23:00Z" w16du:dateUtc="2026-06-17T06:23:00Z">
        <w:r w:rsidR="00ED663A">
          <w:t xml:space="preserve"> </w:t>
        </w:r>
      </w:ins>
      <w:del w:id="1358" w:author="Zarrar Khan" w:date="2026-06-17T11:23:00Z" w16du:dateUtc="2026-06-17T06:23:00Z">
        <w:r w:rsidDel="00ED663A">
          <w:delText xml:space="preserve"> (EGM) </w:delText>
        </w:r>
      </w:del>
      <w:ins w:id="1359" w:author="Zarrar Khan" w:date="2026-06-12T15:51:00Z">
        <w:r>
          <w:t xml:space="preserve">shown in Figure </w:t>
        </w:r>
      </w:ins>
      <w:ins w:id="1360" w:author="Zarrar Khan" w:date="2026-06-17T12:36:00Z" w16du:dateUtc="2026-06-17T07:36:00Z">
        <w:r w:rsidR="00650378">
          <w:t>6</w:t>
        </w:r>
      </w:ins>
      <w:ins w:id="1361" w:author="Zarrar Khan" w:date="2026-06-12T15:51:00Z">
        <w:r>
          <w:t xml:space="preserve"> </w:t>
        </w:r>
      </w:ins>
      <w:r>
        <w:t xml:space="preserve">is the primary output of this deliverable. It plots the distribution of coded studies (n = </w:t>
      </w:r>
      <w:del w:id="1362" w:author="Zarrar Khan" w:date="2026-06-12T12:09:00Z">
        <w:r>
          <w:delText>86</w:delText>
        </w:r>
      </w:del>
      <w:ins w:id="1363" w:author="Zarrar Khan" w:date="2026-06-12T12:09:00Z">
        <w:r>
          <w:t>154</w:t>
        </w:r>
      </w:ins>
      <w:r>
        <w:t xml:space="preserve">) across process and outcome domains (y-axis) and producer types (x-axis). Bubble size is proportional to the number of studies in each cell. Grey circles indicate evidence gaps </w:t>
      </w:r>
      <w:ins w:id="1364" w:author="Zarrar Khan" w:date="2026-06-12T15:51:00Z">
        <w:r>
          <w:t xml:space="preserve">with </w:t>
        </w:r>
      </w:ins>
      <w:del w:id="1365" w:author="Zarrar Khan" w:date="2026-06-12T15:51:00Z">
        <w:r>
          <w:delText xml:space="preserve">— </w:delText>
        </w:r>
      </w:del>
      <w:r>
        <w:t>no studies in that combination.</w:t>
      </w:r>
    </w:p>
    <w:p w14:paraId="00000083" w14:textId="062496D9" w:rsidR="00D77972" w:rsidRDefault="00000000">
      <w:ins w:id="1366" w:author="Zarrar Khan" w:date="2026-06-12T15:18:00Z">
        <w:r>
          <w:rPr>
            <w:noProof/>
          </w:rPr>
          <w:lastRenderedPageBreak/>
          <w:drawing>
            <wp:inline distT="0" distB="0" distL="0" distR="0" wp14:anchorId="6A01ABAF" wp14:editId="5D2459F9">
              <wp:extent cx="5943600" cy="3782060"/>
              <wp:effectExtent l="0" t="0" r="0" b="0"/>
              <wp:docPr id="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5943600" cy="3782060"/>
                      </a:xfrm>
                      <a:prstGeom prst="rect">
                        <a:avLst/>
                      </a:prstGeom>
                      <a:ln/>
                    </pic:spPr>
                  </pic:pic>
                </a:graphicData>
              </a:graphic>
            </wp:inline>
          </w:drawing>
        </w:r>
      </w:ins>
      <w:commentRangeStart w:id="1367"/>
      <w:commentRangeStart w:id="1368"/>
      <w:r>
        <w:rPr>
          <w:b/>
          <w:bCs/>
        </w:rPr>
        <w:t xml:space="preserve">Figure </w:t>
      </w:r>
      <w:ins w:id="1369" w:author="Zarrar Khan" w:date="2026-06-17T12:37:00Z" w16du:dateUtc="2026-06-17T07:37:00Z">
        <w:r w:rsidR="00650378">
          <w:rPr>
            <w:b/>
            <w:bCs/>
          </w:rPr>
          <w:t>6</w:t>
        </w:r>
      </w:ins>
      <w:del w:id="1370" w:author="Zarrar Khan" w:date="2026-06-17T12:37:00Z" w16du:dateUtc="2026-06-17T07:37:00Z">
        <w:r w:rsidDel="00650378">
          <w:rPr>
            <w:b/>
            <w:bCs/>
          </w:rPr>
          <w:delText>2</w:delText>
        </w:r>
      </w:del>
      <w:r>
        <w:rPr>
          <w:b/>
          <w:bCs/>
        </w:rPr>
        <w:t>. Evidence</w:t>
      </w:r>
      <w:ins w:id="1371" w:author="Zarrar Khan" w:date="2026-06-17T11:24:00Z" w16du:dateUtc="2026-06-17T06:24:00Z">
        <w:r w:rsidR="00ED663A">
          <w:rPr>
            <w:b/>
            <w:bCs/>
          </w:rPr>
          <w:t xml:space="preserve"> </w:t>
        </w:r>
      </w:ins>
      <w:del w:id="1372" w:author="Zarrar Khan" w:date="2026-06-17T11:24:00Z" w16du:dateUtc="2026-06-17T06:24:00Z">
        <w:r w:rsidDel="00ED663A">
          <w:rPr>
            <w:b/>
            <w:bCs/>
          </w:rPr>
          <w:delText xml:space="preserve"> gap </w:delText>
        </w:r>
      </w:del>
      <w:r>
        <w:rPr>
          <w:b/>
          <w:bCs/>
        </w:rPr>
        <w:t xml:space="preserve">map results (n = </w:t>
      </w:r>
      <w:del w:id="1373" w:author="Zarrar Khan" w:date="2026-06-12T12:09:00Z">
        <w:r>
          <w:rPr>
            <w:b/>
            <w:bCs/>
          </w:rPr>
          <w:delText>86</w:delText>
        </w:r>
      </w:del>
      <w:ins w:id="1374" w:author="Zarrar Khan" w:date="2026-06-12T12:09:00Z">
        <w:r>
          <w:rPr>
            <w:b/>
            <w:bCs/>
          </w:rPr>
          <w:t>154</w:t>
        </w:r>
      </w:ins>
      <w:r>
        <w:rPr>
          <w:b/>
          <w:bCs/>
        </w:rPr>
        <w:t>). Blue = proces</w:t>
      </w:r>
      <w:commentRangeEnd w:id="1368"/>
      <w:r>
        <w:commentReference w:id="1368"/>
      </w:r>
      <w:commentRangeEnd w:id="1367"/>
      <w:r>
        <w:rPr>
          <w:rStyle w:val="CommentReference"/>
        </w:rPr>
        <w:commentReference w:id="1367"/>
      </w:r>
      <w:r>
        <w:rPr>
          <w:b/>
          <w:bCs/>
        </w:rPr>
        <w:t xml:space="preserve">s domains · green = outcome domains · grey = evidence gaps. Bubble area </w:t>
      </w:r>
      <w:r>
        <w:rPr>
          <w:rFonts w:ascii="Cambria Math" w:eastAsia="Cambria Math" w:hAnsi="Cambria Math" w:cs="Cambria Math"/>
          <w:b/>
          <w:bCs/>
        </w:rPr>
        <w:t>∝</w:t>
      </w:r>
      <w:r>
        <w:rPr>
          <w:b/>
          <w:bCs/>
        </w:rPr>
        <w:t xml:space="preserve"> number of studies.</w:t>
      </w:r>
      <w:del w:id="1375" w:author="Zarrar Khan" w:date="2026-06-12T15:18:00Z">
        <w:r>
          <w:rPr>
            <w:noProof/>
          </w:rPr>
          <w:drawing>
            <wp:anchor distT="114300" distB="114300" distL="114300" distR="114300" simplePos="0" relativeHeight="251659264" behindDoc="0" locked="0" layoutInCell="1" hidden="0" allowOverlap="1" wp14:anchorId="569C99E5" wp14:editId="50C8CA5F">
              <wp:simplePos x="0" y="0"/>
              <wp:positionH relativeFrom="column">
                <wp:posOffset>1</wp:posOffset>
              </wp:positionH>
              <wp:positionV relativeFrom="paragraph">
                <wp:posOffset>482134</wp:posOffset>
              </wp:positionV>
              <wp:extent cx="6086475" cy="3568065"/>
              <wp:effectExtent l="0" t="0" r="0" b="0"/>
              <wp:wrapTopAndBottom distT="114300" distB="11430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l="3853" t="11540"/>
                      <a:stretch>
                        <a:fillRect/>
                      </a:stretch>
                    </pic:blipFill>
                    <pic:spPr>
                      <a:xfrm>
                        <a:off x="0" y="0"/>
                        <a:ext cx="6086475" cy="3568065"/>
                      </a:xfrm>
                      <a:prstGeom prst="rect">
                        <a:avLst/>
                      </a:prstGeom>
                      <a:ln/>
                    </pic:spPr>
                  </pic:pic>
                </a:graphicData>
              </a:graphic>
            </wp:anchor>
          </w:drawing>
        </w:r>
      </w:del>
    </w:p>
    <w:p w14:paraId="00000084" w14:textId="77777777" w:rsidR="00D77972" w:rsidRDefault="00000000">
      <w:r>
        <w:t>Key observations:</w:t>
      </w:r>
    </w:p>
    <w:p w14:paraId="00000085" w14:textId="77777777" w:rsidR="00D77972" w:rsidRDefault="00000000">
      <w:pPr>
        <w:numPr>
          <w:ilvl w:val="0"/>
          <w:numId w:val="2"/>
        </w:numPr>
        <w:spacing w:after="0"/>
      </w:pPr>
      <w:r>
        <w:t>Process-oriented measures dominate. Decision-making &amp; planning, knowledge &amp; awareness, and uptake &amp; adoption are the most studied domains, especially for crop farmers.</w:t>
      </w:r>
    </w:p>
    <w:p w14:paraId="00000086" w14:textId="19F8B7B3" w:rsidR="00D77972" w:rsidRDefault="00000000">
      <w:pPr>
        <w:numPr>
          <w:ilvl w:val="0"/>
          <w:numId w:val="2"/>
        </w:numPr>
        <w:spacing w:before="0" w:after="0"/>
      </w:pPr>
      <w:r>
        <w:t xml:space="preserve">Outcome-oriented </w:t>
      </w:r>
      <w:proofErr w:type="gramStart"/>
      <w:r>
        <w:t>measures  are</w:t>
      </w:r>
      <w:proofErr w:type="gramEnd"/>
      <w:r>
        <w:t xml:space="preserve"> nearly absent. Income &amp; assets, wellbeing, risk reduction, and resilience are sparsely covered, and almost exclusively for crop systems.</w:t>
      </w:r>
      <w:ins w:id="1376" w:author="Zarrar Khan" w:date="2026-06-12T14:27:00Z">
        <w:r>
          <w:t xml:space="preserve"> </w:t>
        </w:r>
      </w:ins>
      <w:r>
        <w:t xml:space="preserve">The evidence gap </w:t>
      </w:r>
      <w:del w:id="1377" w:author="Zarrar Khan" w:date="2026-06-12T14:26:00Z">
        <w:r>
          <w:delText xml:space="preserve">map </w:delText>
        </w:r>
        <w:commentRangeStart w:id="1378"/>
        <w:commentRangeStart w:id="1379"/>
        <w:r>
          <w:delText xml:space="preserve">statistically </w:delText>
        </w:r>
      </w:del>
      <w:commentRangeEnd w:id="1379"/>
      <w:r>
        <w:commentReference w:id="1379"/>
      </w:r>
      <w:commentRangeEnd w:id="1378"/>
      <w:r>
        <w:rPr>
          <w:rStyle w:val="CommentReference"/>
        </w:rPr>
        <w:commentReference w:id="1378"/>
      </w:r>
      <w:r>
        <w:t xml:space="preserve">visualizes this limitation, showing a clustered abundance of research on whether crop farmers are trying to adapt, but limited evidence on whether these efforts are </w:t>
      </w:r>
      <w:proofErr w:type="gramStart"/>
      <w:r>
        <w:t>actually improving</w:t>
      </w:r>
      <w:proofErr w:type="gramEnd"/>
      <w:r>
        <w:t xml:space="preserve"> their long-term adaptive capacity and wellbeing.</w:t>
      </w:r>
    </w:p>
    <w:p w14:paraId="00000087" w14:textId="77777777" w:rsidR="00D77972" w:rsidRDefault="00000000">
      <w:pPr>
        <w:numPr>
          <w:ilvl w:val="0"/>
          <w:numId w:val="2"/>
        </w:numPr>
        <w:spacing w:before="0" w:after="0"/>
      </w:pPr>
      <w:r>
        <w:t>Over-representation of Crop Farmers. Non-crop producer types are systematically uncovered. Livestock, fisheries, agroforestry, and mixed-system producers appear in very few cells; most cells for these types are gaps.</w:t>
      </w:r>
    </w:p>
    <w:p w14:paraId="00000088" w14:textId="0E2426CA" w:rsidR="00D77972" w:rsidRDefault="00000000">
      <w:pPr>
        <w:numPr>
          <w:ilvl w:val="0"/>
          <w:numId w:val="2"/>
        </w:numPr>
        <w:spacing w:before="0"/>
      </w:pPr>
      <w:del w:id="1380" w:author="Zarrar Khan" w:date="2026-06-12T14:25:00Z">
        <w:r>
          <w:delText>Institutional governance and access to services are absent across all producer types.</w:delText>
        </w:r>
      </w:del>
      <w:ins w:id="1381" w:author="Zarrar Khan" w:date="2026-06-12T14:25:00Z">
        <w:r>
          <w:rPr>
            <w:rPrChange w:id="1382" w:author="Zarrar Khan" w:date="2026-06-12T14:24:00Z">
              <w:rPr>
                <w:rFonts w:ascii="AppleSystemUIFont" w:eastAsia="AppleSystemUIFont" w:hAnsi="AppleSystemUIFont" w:cs="AppleSystemUIFont"/>
                <w:sz w:val="26"/>
                <w:szCs w:val="26"/>
              </w:rPr>
            </w:rPrChange>
          </w:rPr>
          <w:t>Institutional governance and access to services remain among the least-studied domains</w:t>
        </w:r>
      </w:ins>
      <w:r>
        <w:t xml:space="preserve">: </w:t>
      </w:r>
      <w:ins w:id="1383" w:author="Zarrar Khan" w:date="2026-06-12T14:24:00Z">
        <w:r>
          <w:rPr>
            <w:rPrChange w:id="1384" w:author="Zarrar Khan" w:date="2026-06-12T14:24:00Z">
              <w:rPr>
                <w:rFonts w:ascii="AppleSystemUIFont" w:eastAsia="AppleSystemUIFont" w:hAnsi="AppleSystemUIFont" w:cs="AppleSystemUIFont"/>
                <w:sz w:val="26"/>
                <w:szCs w:val="26"/>
              </w:rPr>
            </w:rPrChange>
          </w:rPr>
          <w:t>18 and 35 studies respectively across all producer types (18 and 35 of 604 study-domain instances).</w:t>
        </w:r>
      </w:ins>
    </w:p>
    <w:p w14:paraId="00000089" w14:textId="77777777" w:rsidR="00D77972" w:rsidRDefault="00000000">
      <w:pPr>
        <w:pStyle w:val="Heading2"/>
      </w:pPr>
      <w:bookmarkStart w:id="1385" w:name="_heading=h.84l9bzwf6ymf" w:colFirst="0" w:colLast="0"/>
      <w:bookmarkEnd w:id="1385"/>
      <w:proofErr w:type="gramStart"/>
      <w:r>
        <w:lastRenderedPageBreak/>
        <w:t>4.3  Geographic</w:t>
      </w:r>
      <w:proofErr w:type="gramEnd"/>
      <w:r>
        <w:t xml:space="preserve"> distribution</w:t>
      </w:r>
    </w:p>
    <w:p w14:paraId="0000008A" w14:textId="0A3C2731" w:rsidR="00D77972" w:rsidRDefault="00000000">
      <w:ins w:id="1386" w:author="Zarrar Khan" w:date="2026-06-12T15:50:00Z" w16du:dateUtc="2026-06-12T15:50:00Z">
        <w:r w:rsidRPr="1EF71CCF">
          <w:rPr>
            <w:lang w:val="en-US"/>
          </w:rPr>
          <w:t xml:space="preserve">Figure </w:t>
        </w:r>
      </w:ins>
      <w:ins w:id="1387" w:author="Zarrar Khan" w:date="2026-06-17T12:37:00Z" w16du:dateUtc="2026-06-17T07:37:00Z">
        <w:r w:rsidR="00650378">
          <w:rPr>
            <w:lang w:val="en-US"/>
          </w:rPr>
          <w:t>7</w:t>
        </w:r>
      </w:ins>
      <w:ins w:id="1388" w:author="Zarrar Khan" w:date="2026-06-12T15:50:00Z" w16du:dateUtc="2026-06-12T15:50:00Z">
        <w:r w:rsidRPr="1EF71CCF">
          <w:rPr>
            <w:lang w:val="en-US"/>
          </w:rPr>
          <w:t xml:space="preserve"> </w:t>
        </w:r>
      </w:ins>
      <w:commentRangeStart w:id="1389"/>
      <w:commentRangeStart w:id="1390"/>
      <w:commentRangeEnd w:id="1389"/>
      <w:del w:id="1391" w:author="Zarrar Khan" w:date="2026-06-17T11:29:00Z" w16du:dateUtc="2026-06-17T06:29:00Z">
        <w:r w:rsidDel="005B3D86">
          <w:rPr>
            <w:rStyle w:val="CommentReference"/>
          </w:rPr>
          <w:commentReference w:id="1389"/>
        </w:r>
      </w:del>
      <w:commentRangeEnd w:id="1390"/>
      <w:r w:rsidR="005B3D86">
        <w:rPr>
          <w:rStyle w:val="CommentReference"/>
        </w:rPr>
        <w:commentReference w:id="1390"/>
      </w:r>
      <w:ins w:id="1392" w:author="Zarrar Khan" w:date="2026-06-12T15:50:00Z" w16du:dateUtc="2026-06-12T15:50:00Z">
        <w:r w:rsidRPr="1EF71CCF">
          <w:rPr>
            <w:lang w:val="en-US"/>
          </w:rPr>
          <w:t xml:space="preserve">and Figure </w:t>
        </w:r>
      </w:ins>
      <w:ins w:id="1393" w:author="Zarrar Khan" w:date="2026-06-17T12:37:00Z" w16du:dateUtc="2026-06-17T07:37:00Z">
        <w:r w:rsidR="00650378">
          <w:rPr>
            <w:lang w:val="en-US"/>
          </w:rPr>
          <w:t>8</w:t>
        </w:r>
      </w:ins>
      <w:ins w:id="1394" w:author="Zarrar Khan" w:date="2026-06-12T15:50:00Z" w16du:dateUtc="2026-06-12T15:50:00Z">
        <w:r w:rsidRPr="1EF71CCF">
          <w:rPr>
            <w:lang w:val="en-US"/>
          </w:rPr>
          <w:t xml:space="preserve"> show that s</w:t>
        </w:r>
      </w:ins>
      <w:del w:id="1395" w:author="Zarrar Khan" w:date="2026-06-12T15:50:00Z" w16du:dateUtc="2026-06-12T15:50:00Z">
        <w:r w:rsidRPr="1EF71CCF">
          <w:rPr>
            <w:lang w:val="en-US"/>
          </w:rPr>
          <w:delText>S</w:delText>
        </w:r>
      </w:del>
      <w:r w:rsidRPr="1EF71CCF">
        <w:rPr>
          <w:lang w:val="en-US"/>
        </w:rPr>
        <w:t xml:space="preserve">tudies are heavily concentrated in Sub-Saharan Africa and South Asia. Ethiopia, Ghana, and Kenya alone account for </w:t>
      </w:r>
      <w:ins w:id="1396" w:author="Jennifer Cisse" w:date="2026-06-15T01:30:00Z" w16du:dateUtc="2026-06-15T01:30:00Z">
        <w:r w:rsidRPr="1EF71CCF">
          <w:rPr>
            <w:lang w:val="en-US"/>
          </w:rPr>
          <w:t>22</w:t>
        </w:r>
      </w:ins>
      <w:del w:id="1397" w:author="Jennifer Cisse" w:date="2026-06-15T01:30:00Z" w16du:dateUtc="2026-06-15T01:30:00Z">
        <w:r w:rsidRPr="1EF71CCF">
          <w:rPr>
            <w:lang w:val="en-US"/>
          </w:rPr>
          <w:delText>28</w:delText>
        </w:r>
      </w:del>
      <w:r w:rsidRPr="1EF71CCF">
        <w:rPr>
          <w:lang w:val="en-US"/>
        </w:rPr>
        <w:t>% of all human-coded studies. Large evidence gaps persist across Central America, Southeast Asia, the Sahel, and MENA.</w:t>
      </w:r>
    </w:p>
    <w:p w14:paraId="0000008B" w14:textId="77777777" w:rsidR="00D77972" w:rsidRDefault="00D77972">
      <w:pPr>
        <w:pStyle w:val="Heading1"/>
      </w:pPr>
      <w:bookmarkStart w:id="1398" w:name="_heading=h.p5m78gfhsdl7" w:colFirst="0" w:colLast="0"/>
      <w:bookmarkEnd w:id="1398"/>
    </w:p>
    <w:p w14:paraId="0000008C" w14:textId="727AF913" w:rsidR="00D77972" w:rsidRDefault="00000000">
      <w:pPr>
        <w:pStyle w:val="Heading1"/>
      </w:pPr>
      <w:bookmarkStart w:id="1399" w:name="_heading=h.3jj4rh9yqkn4" w:colFirst="0" w:colLast="0"/>
      <w:bookmarkEnd w:id="1399"/>
      <w:del w:id="1400" w:author="Zarrar Khan" w:date="2026-06-12T15:19:00Z">
        <w:r>
          <w:rPr>
            <w:noProof/>
          </w:rPr>
          <w:drawing>
            <wp:inline distT="114300" distB="114300" distL="114300" distR="114300" wp14:anchorId="420872BB" wp14:editId="59265011">
              <wp:extent cx="5715000" cy="2971800"/>
              <wp:effectExtent l="0" t="0" r="0" b="0"/>
              <wp:docPr id="2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5715000" cy="2971800"/>
                      </a:xfrm>
                      <a:prstGeom prst="rect">
                        <a:avLst/>
                      </a:prstGeom>
                      <a:ln/>
                    </pic:spPr>
                  </pic:pic>
                </a:graphicData>
              </a:graphic>
            </wp:inline>
          </w:drawing>
        </w:r>
      </w:del>
      <w:ins w:id="1401" w:author="Zarrar Khan" w:date="2026-06-12T15:19:00Z">
        <w:r>
          <w:rPr>
            <w:noProof/>
          </w:rPr>
          <w:drawing>
            <wp:inline distT="0" distB="0" distL="0" distR="0" wp14:anchorId="2DDA77BD" wp14:editId="31306627">
              <wp:extent cx="5943600" cy="3090545"/>
              <wp:effectExtent l="0" t="0" r="0" b="0"/>
              <wp:docPr id="2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5943600" cy="3090545"/>
                      </a:xfrm>
                      <a:prstGeom prst="rect">
                        <a:avLst/>
                      </a:prstGeom>
                      <a:ln/>
                    </pic:spPr>
                  </pic:pic>
                </a:graphicData>
              </a:graphic>
            </wp:inline>
          </w:drawing>
        </w:r>
      </w:ins>
    </w:p>
    <w:p w14:paraId="0000008D" w14:textId="17D90834" w:rsidR="00D77972" w:rsidRDefault="00000000">
      <w:pPr>
        <w:rPr>
          <w:b/>
          <w:bCs/>
        </w:rPr>
      </w:pPr>
      <w:commentRangeStart w:id="1402"/>
      <w:commentRangeStart w:id="1403"/>
      <w:r>
        <w:rPr>
          <w:b/>
          <w:bCs/>
        </w:rPr>
        <w:t xml:space="preserve">Figure </w:t>
      </w:r>
      <w:ins w:id="1404" w:author="Zarrar Khan" w:date="2026-06-17T12:37:00Z" w16du:dateUtc="2026-06-17T07:37:00Z">
        <w:r w:rsidR="00650378">
          <w:rPr>
            <w:b/>
            <w:bCs/>
          </w:rPr>
          <w:t>7</w:t>
        </w:r>
      </w:ins>
      <w:del w:id="1405" w:author="Zarrar Khan" w:date="2026-06-17T12:37:00Z" w16du:dateUtc="2026-06-17T07:37:00Z">
        <w:r w:rsidDel="00650378">
          <w:rPr>
            <w:b/>
            <w:bCs/>
          </w:rPr>
          <w:delText>3</w:delText>
        </w:r>
      </w:del>
      <w:r>
        <w:rPr>
          <w:b/>
          <w:bCs/>
        </w:rPr>
        <w:t>.</w:t>
      </w:r>
      <w:commentRangeEnd w:id="1403"/>
      <w:r>
        <w:commentReference w:id="1403"/>
      </w:r>
      <w:commentRangeEnd w:id="1402"/>
      <w:r>
        <w:rPr>
          <w:rStyle w:val="CommentReference"/>
        </w:rPr>
        <w:commentReference w:id="1402"/>
      </w:r>
      <w:r>
        <w:rPr>
          <w:b/>
          <w:bCs/>
        </w:rPr>
        <w:t xml:space="preserve"> Geographic distribution of included studies</w:t>
      </w:r>
      <w:del w:id="1406" w:author="Zarrar Khan" w:date="2026-06-12T15:26:00Z">
        <w:r>
          <w:rPr>
            <w:b/>
            <w:bCs/>
          </w:rPr>
          <w:delText xml:space="preserve"> (human-coded, n = 86)</w:delText>
        </w:r>
      </w:del>
      <w:r>
        <w:rPr>
          <w:b/>
          <w:bCs/>
        </w:rPr>
        <w:t>.</w:t>
      </w:r>
    </w:p>
    <w:p w14:paraId="0000008E" w14:textId="77777777" w:rsidR="00D77972" w:rsidRDefault="00D77972">
      <w:pPr>
        <w:pStyle w:val="Heading1"/>
      </w:pPr>
      <w:bookmarkStart w:id="1407" w:name="_heading=h.r7wv6bjm9rkn" w:colFirst="0" w:colLast="0"/>
      <w:bookmarkEnd w:id="1407"/>
    </w:p>
    <w:p w14:paraId="0000008F" w14:textId="5B8A35B5" w:rsidR="00D77972" w:rsidRDefault="00000000">
      <w:pPr>
        <w:pStyle w:val="Heading1"/>
        <w:ind w:firstLine="0"/>
      </w:pPr>
      <w:bookmarkStart w:id="1408" w:name="_heading=h.aey9qua7i4dg" w:colFirst="0" w:colLast="0"/>
      <w:bookmarkEnd w:id="1408"/>
      <w:del w:id="1409" w:author="Zarrar Khan" w:date="2026-06-12T15:19:00Z">
        <w:r>
          <w:rPr>
            <w:noProof/>
          </w:rPr>
          <w:drawing>
            <wp:inline distT="114300" distB="114300" distL="114300" distR="114300" wp14:anchorId="28CBAD80" wp14:editId="28CBDE58">
              <wp:extent cx="6157913" cy="3531894"/>
              <wp:effectExtent l="0" t="0" r="0" b="0"/>
              <wp:docPr id="2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6"/>
                      <a:srcRect r="7209"/>
                      <a:stretch>
                        <a:fillRect/>
                      </a:stretch>
                    </pic:blipFill>
                    <pic:spPr>
                      <a:xfrm>
                        <a:off x="0" y="0"/>
                        <a:ext cx="6157913" cy="3531894"/>
                      </a:xfrm>
                      <a:prstGeom prst="rect">
                        <a:avLst/>
                      </a:prstGeom>
                      <a:ln/>
                    </pic:spPr>
                  </pic:pic>
                </a:graphicData>
              </a:graphic>
            </wp:inline>
          </w:drawing>
        </w:r>
      </w:del>
      <w:ins w:id="1410" w:author="Zarrar Khan" w:date="2026-06-12T15:19:00Z">
        <w:r>
          <w:rPr>
            <w:noProof/>
          </w:rPr>
          <w:drawing>
            <wp:inline distT="0" distB="0" distL="0" distR="0" wp14:anchorId="301D9D74" wp14:editId="7B2E298D">
              <wp:extent cx="5943600" cy="3169920"/>
              <wp:effectExtent l="0" t="0" r="0" b="0"/>
              <wp:docPr id="2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7"/>
                      <a:srcRect/>
                      <a:stretch>
                        <a:fillRect/>
                      </a:stretch>
                    </pic:blipFill>
                    <pic:spPr>
                      <a:xfrm>
                        <a:off x="0" y="0"/>
                        <a:ext cx="5943600" cy="3169920"/>
                      </a:xfrm>
                      <a:prstGeom prst="rect">
                        <a:avLst/>
                      </a:prstGeom>
                      <a:ln/>
                    </pic:spPr>
                  </pic:pic>
                </a:graphicData>
              </a:graphic>
            </wp:inline>
          </w:drawing>
        </w:r>
      </w:ins>
    </w:p>
    <w:p w14:paraId="00000090" w14:textId="61FADF03" w:rsidR="00D77972" w:rsidRDefault="00000000">
      <w:pPr>
        <w:rPr>
          <w:b/>
          <w:bCs/>
        </w:rPr>
      </w:pPr>
      <w:commentRangeStart w:id="1411"/>
      <w:commentRangeStart w:id="1412"/>
      <w:commentRangeStart w:id="1413"/>
      <w:r>
        <w:rPr>
          <w:b/>
          <w:bCs/>
        </w:rPr>
        <w:t xml:space="preserve">Figure </w:t>
      </w:r>
      <w:ins w:id="1414" w:author="Zarrar Khan" w:date="2026-06-17T12:37:00Z" w16du:dateUtc="2026-06-17T07:37:00Z">
        <w:r w:rsidR="00650378">
          <w:rPr>
            <w:b/>
            <w:bCs/>
          </w:rPr>
          <w:t>8</w:t>
        </w:r>
      </w:ins>
      <w:del w:id="1415" w:author="Zarrar Khan" w:date="2026-06-17T12:37:00Z" w16du:dateUtc="2026-06-17T07:37:00Z">
        <w:r w:rsidDel="00650378">
          <w:rPr>
            <w:b/>
            <w:bCs/>
          </w:rPr>
          <w:delText>4</w:delText>
        </w:r>
      </w:del>
      <w:r>
        <w:rPr>
          <w:b/>
          <w:bCs/>
        </w:rPr>
        <w:t>. Top countries by study count</w:t>
      </w:r>
      <w:ins w:id="1416" w:author="Zarrar Khan" w:date="2026-06-12T15:26:00Z">
        <w:r>
          <w:rPr>
            <w:b/>
            <w:bCs/>
          </w:rPr>
          <w:t>.</w:t>
        </w:r>
      </w:ins>
      <w:del w:id="1417" w:author="Zarrar Khan" w:date="2026-06-12T15:26:00Z">
        <w:r>
          <w:rPr>
            <w:b/>
            <w:bCs/>
          </w:rPr>
          <w:delText xml:space="preserve"> (human-coded, n = 86).</w:delText>
        </w:r>
      </w:del>
      <w:commentRangeEnd w:id="1411"/>
      <w:r>
        <w:commentReference w:id="1411"/>
      </w:r>
      <w:commentRangeEnd w:id="1413"/>
      <w:r>
        <w:rPr>
          <w:rStyle w:val="CommentReference"/>
        </w:rPr>
        <w:commentReference w:id="1413"/>
      </w:r>
      <w:commentRangeEnd w:id="1412"/>
      <w:r>
        <w:rPr>
          <w:rStyle w:val="CommentReference"/>
        </w:rPr>
        <w:commentReference w:id="1412"/>
      </w:r>
    </w:p>
    <w:p w14:paraId="00000091" w14:textId="77777777" w:rsidR="00D77972" w:rsidRDefault="00000000">
      <w:pPr>
        <w:pStyle w:val="Heading2"/>
      </w:pPr>
      <w:bookmarkStart w:id="1418" w:name="_heading=h.jhmnv1wbmjym" w:colFirst="0" w:colLast="0"/>
      <w:bookmarkEnd w:id="1418"/>
      <w:proofErr w:type="gramStart"/>
      <w:r>
        <w:t>4.4  Methodological</w:t>
      </w:r>
      <w:proofErr w:type="gramEnd"/>
      <w:r>
        <w:t xml:space="preserve"> approaches</w:t>
      </w:r>
    </w:p>
    <w:p w14:paraId="00000092" w14:textId="41937F6D" w:rsidR="00D77972" w:rsidRDefault="00000000">
      <w:pPr>
        <w:pStyle w:val="Heading2"/>
        <w:ind w:left="0" w:firstLine="0"/>
      </w:pPr>
      <w:bookmarkStart w:id="1419" w:name="_heading=h.f2uuussalnit" w:colFirst="0" w:colLast="0"/>
      <w:bookmarkEnd w:id="1419"/>
      <w:r>
        <w:rPr>
          <w:color w:val="000000"/>
          <w:sz w:val="22"/>
          <w:szCs w:val="22"/>
        </w:rPr>
        <w:t xml:space="preserve">Quantitative and qualitative approaches dominate the evidence base, accounting for 110 and 82 studies respectively (Figure </w:t>
      </w:r>
      <w:ins w:id="1420" w:author="Zarrar Khan" w:date="2026-06-17T12:38:00Z" w16du:dateUtc="2026-06-17T07:38:00Z">
        <w:r w:rsidR="00650378">
          <w:rPr>
            <w:color w:val="000000"/>
            <w:sz w:val="22"/>
            <w:szCs w:val="22"/>
          </w:rPr>
          <w:t>9</w:t>
        </w:r>
      </w:ins>
      <w:del w:id="1421" w:author="Zarrar Khan" w:date="2026-06-17T12:38:00Z" w16du:dateUtc="2026-06-17T07:38:00Z">
        <w:r w:rsidDel="00650378">
          <w:rPr>
            <w:color w:val="000000"/>
            <w:sz w:val="22"/>
            <w:szCs w:val="22"/>
          </w:rPr>
          <w:delText>5</w:delText>
        </w:r>
      </w:del>
      <w:r>
        <w:rPr>
          <w:color w:val="000000"/>
          <w:sz w:val="22"/>
          <w:szCs w:val="22"/>
        </w:rPr>
        <w:t xml:space="preserve">). Experimental designs, including </w:t>
      </w:r>
      <w:proofErr w:type="spellStart"/>
      <w:r>
        <w:rPr>
          <w:color w:val="000000"/>
          <w:sz w:val="22"/>
          <w:szCs w:val="22"/>
        </w:rPr>
        <w:t>randomised</w:t>
      </w:r>
      <w:proofErr w:type="spellEnd"/>
      <w:r>
        <w:rPr>
          <w:color w:val="000000"/>
          <w:sz w:val="22"/>
          <w:szCs w:val="22"/>
        </w:rPr>
        <w:t xml:space="preserve"> controlled trials and quasi-experimental studies, represent only 8% of the corpus (12 of 154 studies), severely limiting causal inference about adaptation effectiveness. Participatory approaches are common, appearing in 25% of studies, particularly for process-level outcomes. Mixed methods and modelling are rare (4% and 9% respectively). This heavy reliance on observational approaches, and the near absence of experimental or longitudinal designs, means the current literature maps the uptake and awareness of adaptation strategies well but cannot prove whether they work.</w:t>
      </w:r>
    </w:p>
    <w:p w14:paraId="00000093" w14:textId="77777777" w:rsidR="00D77972" w:rsidRDefault="00D77972"/>
    <w:p w14:paraId="00000094" w14:textId="33379A44" w:rsidR="00D77972" w:rsidRDefault="00000000">
      <w:pPr>
        <w:rPr>
          <w:ins w:id="1422" w:author="Zarrar Khan" w:date="2026-06-12T15:20:00Z"/>
        </w:rPr>
      </w:pPr>
      <w:ins w:id="1423" w:author="Zarrar Khan" w:date="2026-06-12T15:46:00Z">
        <w:r>
          <w:rPr>
            <w:noProof/>
          </w:rPr>
          <w:lastRenderedPageBreak/>
          <w:drawing>
            <wp:inline distT="0" distB="0" distL="0" distR="0" wp14:anchorId="34FD1231" wp14:editId="6BAFA0F7">
              <wp:extent cx="5943600" cy="3037840"/>
              <wp:effectExtent l="0" t="0" r="0" b="0"/>
              <wp:docPr id="32" name="image14.png" descr="A graph of a number of studi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4.png" descr="A graph of a number of studies&#10;&#10;AI-generated content may be incorrect."/>
                      <pic:cNvPicPr preferRelativeResize="0"/>
                    </pic:nvPicPr>
                    <pic:blipFill>
                      <a:blip r:embed="rId38"/>
                      <a:srcRect/>
                      <a:stretch>
                        <a:fillRect/>
                      </a:stretch>
                    </pic:blipFill>
                    <pic:spPr>
                      <a:xfrm>
                        <a:off x="0" y="0"/>
                        <a:ext cx="5943600" cy="3037840"/>
                      </a:xfrm>
                      <a:prstGeom prst="rect">
                        <a:avLst/>
                      </a:prstGeom>
                      <a:ln/>
                    </pic:spPr>
                  </pic:pic>
                </a:graphicData>
              </a:graphic>
            </wp:inline>
          </w:drawing>
        </w:r>
      </w:ins>
      <w:del w:id="1424" w:author="Zarrar Khan" w:date="2026-06-12T15:46:00Z">
        <w:r>
          <w:rPr>
            <w:noProof/>
          </w:rPr>
          <w:drawing>
            <wp:inline distT="0" distB="0" distL="0" distR="0" wp14:anchorId="4BBF024A" wp14:editId="79C7B38F">
              <wp:extent cx="5843588" cy="3611206"/>
              <wp:effectExtent l="0" t="0" r="0" b="0"/>
              <wp:docPr id="3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9"/>
                      <a:srcRect l="10131" r="7129"/>
                      <a:stretch>
                        <a:fillRect/>
                      </a:stretch>
                    </pic:blipFill>
                    <pic:spPr>
                      <a:xfrm>
                        <a:off x="0" y="0"/>
                        <a:ext cx="5843588" cy="3611206"/>
                      </a:xfrm>
                      <a:prstGeom prst="rect">
                        <a:avLst/>
                      </a:prstGeom>
                      <a:ln/>
                    </pic:spPr>
                  </pic:pic>
                </a:graphicData>
              </a:graphic>
            </wp:inline>
          </w:drawing>
        </w:r>
      </w:del>
    </w:p>
    <w:p w14:paraId="00000095" w14:textId="1F319AB2" w:rsidR="00D77972" w:rsidRDefault="00000000">
      <w:pPr>
        <w:rPr>
          <w:b/>
          <w:bCs/>
        </w:rPr>
      </w:pPr>
      <w:commentRangeStart w:id="1425"/>
      <w:commentRangeStart w:id="1426"/>
      <w:commentRangeStart w:id="1427"/>
      <w:r>
        <w:rPr>
          <w:b/>
          <w:bCs/>
        </w:rPr>
        <w:t xml:space="preserve">Figure </w:t>
      </w:r>
      <w:ins w:id="1428" w:author="Zarrar Khan" w:date="2026-06-17T12:37:00Z" w16du:dateUtc="2026-06-17T07:37:00Z">
        <w:r w:rsidR="00650378">
          <w:rPr>
            <w:b/>
            <w:bCs/>
          </w:rPr>
          <w:t>9</w:t>
        </w:r>
      </w:ins>
      <w:del w:id="1429" w:author="Zarrar Khan" w:date="2026-06-17T12:37:00Z" w16du:dateUtc="2026-06-17T07:37:00Z">
        <w:r w:rsidDel="00650378">
          <w:rPr>
            <w:b/>
            <w:bCs/>
          </w:rPr>
          <w:delText>5</w:delText>
        </w:r>
      </w:del>
      <w:r>
        <w:rPr>
          <w:b/>
          <w:bCs/>
        </w:rPr>
        <w:t>. Methodological approaches across included studies</w:t>
      </w:r>
      <w:ins w:id="1430" w:author="Zarrar Khan" w:date="2026-06-12T15:26:00Z">
        <w:r>
          <w:rPr>
            <w:b/>
            <w:bCs/>
          </w:rPr>
          <w:t>.</w:t>
        </w:r>
      </w:ins>
      <w:del w:id="1431" w:author="Zarrar Khan" w:date="2026-06-12T15:26:00Z">
        <w:r>
          <w:rPr>
            <w:b/>
            <w:bCs/>
          </w:rPr>
          <w:delText xml:space="preserve"> (human-coded, n = 86).</w:delText>
        </w:r>
      </w:del>
      <w:commentRangeEnd w:id="1425"/>
      <w:r>
        <w:commentReference w:id="1425"/>
      </w:r>
      <w:commentRangeEnd w:id="1427"/>
      <w:r>
        <w:rPr>
          <w:rStyle w:val="CommentReference"/>
        </w:rPr>
        <w:commentReference w:id="1427"/>
      </w:r>
      <w:commentRangeEnd w:id="1426"/>
      <w:r>
        <w:rPr>
          <w:rStyle w:val="CommentReference"/>
        </w:rPr>
        <w:commentReference w:id="1426"/>
      </w:r>
    </w:p>
    <w:p w14:paraId="00000096" w14:textId="77777777" w:rsidR="00D77972" w:rsidRDefault="00000000">
      <w:pPr>
        <w:pStyle w:val="Heading2"/>
      </w:pPr>
      <w:bookmarkStart w:id="1432" w:name="_heading=h.td95law22tg0" w:colFirst="0" w:colLast="0"/>
      <w:bookmarkEnd w:id="1432"/>
      <w:proofErr w:type="gramStart"/>
      <w:r>
        <w:t>4.5  Equity</w:t>
      </w:r>
      <w:proofErr w:type="gramEnd"/>
      <w:r>
        <w:t xml:space="preserve"> and inclusion</w:t>
      </w:r>
    </w:p>
    <w:p w14:paraId="00000097" w14:textId="28D23CB5" w:rsidR="00D77972" w:rsidRDefault="00000000">
      <w:r>
        <w:t xml:space="preserve">There is a significant gap in how adaptation research addresses social vulnerability. Figure </w:t>
      </w:r>
      <w:ins w:id="1433" w:author="Zarrar Khan" w:date="2026-06-17T12:39:00Z" w16du:dateUtc="2026-06-17T07:39:00Z">
        <w:r w:rsidR="00650378">
          <w:t>10</w:t>
        </w:r>
      </w:ins>
      <w:del w:id="1434" w:author="Zarrar Khan" w:date="2026-06-17T12:39:00Z" w16du:dateUtc="2026-06-17T07:39:00Z">
        <w:r w:rsidDel="00650378">
          <w:delText>6</w:delText>
        </w:r>
      </w:del>
      <w:r>
        <w:t xml:space="preserve"> shows that 38% of included studies make no reference to any marginalized group. Where groups do appear, the focus is heavily skewed: women feature in ~35% of studies and youth in ~29%. Beyond these two groups, the evidence base drops sharply with indigenous peoples, landless communities, ethnic minorities, and migrant workers each appearing in fewer than 5% of studies, and people with disabilities and the elderly in fewer than 2%.</w:t>
      </w:r>
    </w:p>
    <w:p w14:paraId="00000098" w14:textId="77777777" w:rsidR="00D77972" w:rsidRDefault="00000000">
      <w:r>
        <w:t xml:space="preserve">This concentration on women and youth, while valuable, masks the absence of evidence for other highly vulnerable populations. The literature largely treats smallholder farmers as a homogenous group, ignoring how intersecting vulnerabilities (disability, land tenure, ethnicity, age) shape an individual's capacity to adapt to climate shocks. Because studies rarely measure how specific subgroups respond to interventions, future climate resilience </w:t>
      </w:r>
      <w:proofErr w:type="spellStart"/>
      <w:r>
        <w:t>programmes</w:t>
      </w:r>
      <w:proofErr w:type="spellEnd"/>
      <w:r>
        <w:t xml:space="preserve"> risk relying on generic capacity-building models that overlook the distinct needs of the most </w:t>
      </w:r>
      <w:proofErr w:type="spellStart"/>
      <w:r>
        <w:t>marginalised</w:t>
      </w:r>
      <w:proofErr w:type="spellEnd"/>
      <w:r>
        <w:t>.</w:t>
      </w:r>
    </w:p>
    <w:p w14:paraId="00000099" w14:textId="77777777" w:rsidR="00D77972" w:rsidRDefault="00D77972">
      <w:pPr>
        <w:pStyle w:val="Heading1"/>
      </w:pPr>
      <w:bookmarkStart w:id="1435" w:name="_heading=h.yvq0laoxd4xu" w:colFirst="0" w:colLast="0"/>
      <w:bookmarkEnd w:id="1435"/>
    </w:p>
    <w:p w14:paraId="0000009A" w14:textId="6A36F0FC" w:rsidR="00D77972" w:rsidRDefault="00000000">
      <w:del w:id="1436" w:author="Zarrar Khan" w:date="2026-06-12T15:20:00Z">
        <w:r>
          <w:rPr>
            <w:noProof/>
          </w:rPr>
          <w:drawing>
            <wp:inline distT="114300" distB="114300" distL="114300" distR="114300" wp14:anchorId="7D407D9D" wp14:editId="2E1FFC3A">
              <wp:extent cx="5080000" cy="2482850"/>
              <wp:effectExtent l="0" t="0" r="0" b="0"/>
              <wp:docPr id="3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0"/>
                      <a:srcRect/>
                      <a:stretch>
                        <a:fillRect/>
                      </a:stretch>
                    </pic:blipFill>
                    <pic:spPr>
                      <a:xfrm>
                        <a:off x="0" y="0"/>
                        <a:ext cx="5080000" cy="2482850"/>
                      </a:xfrm>
                      <a:prstGeom prst="rect">
                        <a:avLst/>
                      </a:prstGeom>
                      <a:ln/>
                    </pic:spPr>
                  </pic:pic>
                </a:graphicData>
              </a:graphic>
            </wp:inline>
          </w:drawing>
        </w:r>
      </w:del>
      <w:ins w:id="1437" w:author="Zarrar Khan" w:date="2026-06-12T15:20:00Z">
        <w:r>
          <w:rPr>
            <w:noProof/>
          </w:rPr>
          <w:drawing>
            <wp:inline distT="0" distB="0" distL="0" distR="0" wp14:anchorId="1C1C1138" wp14:editId="7BCD4424">
              <wp:extent cx="5943600" cy="2905760"/>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1"/>
                      <a:srcRect/>
                      <a:stretch>
                        <a:fillRect/>
                      </a:stretch>
                    </pic:blipFill>
                    <pic:spPr>
                      <a:xfrm>
                        <a:off x="0" y="0"/>
                        <a:ext cx="5943600" cy="2905760"/>
                      </a:xfrm>
                      <a:prstGeom prst="rect">
                        <a:avLst/>
                      </a:prstGeom>
                      <a:ln/>
                    </pic:spPr>
                  </pic:pic>
                </a:graphicData>
              </a:graphic>
            </wp:inline>
          </w:drawing>
        </w:r>
      </w:ins>
    </w:p>
    <w:p w14:paraId="0000009B" w14:textId="0762B800" w:rsidR="00D77972" w:rsidRDefault="00000000">
      <w:pPr>
        <w:rPr>
          <w:b/>
          <w:bCs/>
        </w:rPr>
      </w:pPr>
      <w:r>
        <w:rPr>
          <w:b/>
          <w:bCs/>
        </w:rPr>
        <w:t xml:space="preserve">Figure </w:t>
      </w:r>
      <w:ins w:id="1438" w:author="Zarrar Khan" w:date="2026-06-17T12:37:00Z" w16du:dateUtc="2026-06-17T07:37:00Z">
        <w:r w:rsidR="00650378">
          <w:rPr>
            <w:b/>
            <w:bCs/>
          </w:rPr>
          <w:t>10</w:t>
        </w:r>
      </w:ins>
      <w:del w:id="1439" w:author="Zarrar Khan" w:date="2026-06-17T12:37:00Z" w16du:dateUtc="2026-06-17T07:37:00Z">
        <w:r w:rsidDel="00650378">
          <w:rPr>
            <w:b/>
            <w:bCs/>
          </w:rPr>
          <w:delText>6</w:delText>
        </w:r>
      </w:del>
      <w:r>
        <w:rPr>
          <w:b/>
          <w:bCs/>
        </w:rPr>
        <w:t>. Equity and inclusion dimensions across included studies</w:t>
      </w:r>
      <w:ins w:id="1440" w:author="Zarrar Khan" w:date="2026-06-12T15:26:00Z">
        <w:r>
          <w:rPr>
            <w:b/>
            <w:bCs/>
          </w:rPr>
          <w:t>.</w:t>
        </w:r>
      </w:ins>
      <w:r>
        <w:rPr>
          <w:b/>
          <w:bCs/>
        </w:rPr>
        <w:t xml:space="preserve"> </w:t>
      </w:r>
      <w:del w:id="1441" w:author="Zarrar Khan" w:date="2026-06-12T15:26:00Z">
        <w:r>
          <w:rPr>
            <w:b/>
            <w:bCs/>
          </w:rPr>
          <w:delText xml:space="preserve">(human-coded, n = 86). </w:delText>
        </w:r>
      </w:del>
      <w:r>
        <w:rPr>
          <w:b/>
          <w:bCs/>
        </w:rPr>
        <w:t>Red bar = studies with no marginalized group focus.</w:t>
      </w:r>
    </w:p>
    <w:p w14:paraId="0000009C" w14:textId="77777777" w:rsidR="00D77972" w:rsidRDefault="00000000">
      <w:pPr>
        <w:pStyle w:val="Heading2"/>
      </w:pPr>
      <w:bookmarkStart w:id="1442" w:name="_heading=h.i7pma5uhnjjo" w:colFirst="0" w:colLast="0"/>
      <w:bookmarkEnd w:id="1442"/>
      <w:proofErr w:type="gramStart"/>
      <w:r>
        <w:t>4.6  Publication</w:t>
      </w:r>
      <w:proofErr w:type="gramEnd"/>
      <w:r>
        <w:t xml:space="preserve"> trends and saturation</w:t>
      </w:r>
    </w:p>
    <w:p w14:paraId="0000009D" w14:textId="42CB760E" w:rsidR="00D77972" w:rsidRDefault="00000000">
      <w:ins w:id="1443" w:author="Zarrar Khan" w:date="2026-06-12T15:13:00Z">
        <w:r>
          <w:t xml:space="preserve">Annual publications increased more than five-fold between 2005–2014 (average 2 studies per year) and 2015–2024 (average 11 per year), peaking in 2021 (Figure </w:t>
        </w:r>
      </w:ins>
      <w:ins w:id="1444" w:author="Zarrar Khan" w:date="2026-06-17T12:39:00Z" w16du:dateUtc="2026-06-17T07:39:00Z">
        <w:r w:rsidR="00650378">
          <w:t>11</w:t>
        </w:r>
      </w:ins>
      <w:ins w:id="1445" w:author="Zarrar Khan" w:date="2026-06-12T15:13:00Z">
        <w:r>
          <w:t>). The evidence base is almost entirely contemporary with fewer than 10% of included studies predating 2015, meaning long-term impact evidence remains very thin</w:t>
        </w:r>
      </w:ins>
      <w:del w:id="1446" w:author="Zarrar Khan" w:date="2026-06-12T15:13:00Z">
        <w:r>
          <w:delText xml:space="preserve">96% of included studies were published since 2015, </w:delText>
        </w:r>
        <w:commentRangeStart w:id="1447"/>
        <w:commentRangeStart w:id="1448"/>
        <w:r>
          <w:delText>with a median year of 2022</w:delText>
        </w:r>
        <w:commentRangeEnd w:id="1448"/>
        <w:r>
          <w:commentReference w:id="1448"/>
        </w:r>
        <w:commentRangeEnd w:id="1447"/>
        <w:r>
          <w:rPr>
            <w:rStyle w:val="CommentReference"/>
          </w:rPr>
          <w:commentReference w:id="1447"/>
        </w:r>
        <w:r>
          <w:delText>. Publication volume has grown sharply — but this means that long-term impact evidence is very thin.</w:delText>
        </w:r>
      </w:del>
      <w:r>
        <w:t>.</w:t>
      </w:r>
    </w:p>
    <w:p w14:paraId="0000009E" w14:textId="77777777" w:rsidR="00D77972" w:rsidRDefault="00D77972">
      <w:pPr>
        <w:pStyle w:val="Heading1"/>
      </w:pPr>
    </w:p>
    <w:p w14:paraId="0000009F" w14:textId="6B0D283E" w:rsidR="00D77972" w:rsidRDefault="00000000">
      <w:pPr>
        <w:pStyle w:val="Heading1"/>
      </w:pPr>
      <w:bookmarkStart w:id="1449" w:name="_heading=h.xn5r40aevvkf" w:colFirst="0" w:colLast="0"/>
      <w:bookmarkEnd w:id="1449"/>
      <w:del w:id="1450" w:author="Zarrar Khan" w:date="2026-06-12T15:21:00Z">
        <w:r>
          <w:rPr>
            <w:noProof/>
          </w:rPr>
          <w:drawing>
            <wp:inline distT="114300" distB="114300" distL="114300" distR="114300" wp14:anchorId="0CBC1F21" wp14:editId="2802E6D1">
              <wp:extent cx="4968215" cy="2540000"/>
              <wp:effectExtent l="0" t="0" r="0" b="0"/>
              <wp:docPr id="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2"/>
                      <a:srcRect/>
                      <a:stretch>
                        <a:fillRect/>
                      </a:stretch>
                    </pic:blipFill>
                    <pic:spPr>
                      <a:xfrm>
                        <a:off x="0" y="0"/>
                        <a:ext cx="4968215" cy="2540000"/>
                      </a:xfrm>
                      <a:prstGeom prst="rect">
                        <a:avLst/>
                      </a:prstGeom>
                      <a:ln/>
                    </pic:spPr>
                  </pic:pic>
                </a:graphicData>
              </a:graphic>
            </wp:inline>
          </w:drawing>
        </w:r>
      </w:del>
      <w:ins w:id="1451" w:author="Zarrar Khan" w:date="2026-06-12T15:21:00Z">
        <w:r>
          <w:rPr>
            <w:noProof/>
          </w:rPr>
          <w:drawing>
            <wp:inline distT="0" distB="0" distL="0" distR="0" wp14:anchorId="125DB1C0" wp14:editId="2F78D3B7">
              <wp:extent cx="5943600" cy="3037840"/>
              <wp:effectExtent l="0" t="0" r="0" b="0"/>
              <wp:docPr id="35" name="image17.png" descr="A graph of a number of column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7.png" descr="A graph of a number of columns&#10;&#10;AI-generated content may be incorrect."/>
                      <pic:cNvPicPr preferRelativeResize="0"/>
                    </pic:nvPicPr>
                    <pic:blipFill>
                      <a:blip r:embed="rId43"/>
                      <a:srcRect/>
                      <a:stretch>
                        <a:fillRect/>
                      </a:stretch>
                    </pic:blipFill>
                    <pic:spPr>
                      <a:xfrm>
                        <a:off x="0" y="0"/>
                        <a:ext cx="5943600" cy="3037840"/>
                      </a:xfrm>
                      <a:prstGeom prst="rect">
                        <a:avLst/>
                      </a:prstGeom>
                      <a:ln/>
                    </pic:spPr>
                  </pic:pic>
                </a:graphicData>
              </a:graphic>
            </wp:inline>
          </w:drawing>
        </w:r>
      </w:ins>
    </w:p>
    <w:p w14:paraId="000000A0" w14:textId="4FE44B0E" w:rsidR="00D77972" w:rsidRDefault="00000000">
      <w:pPr>
        <w:rPr>
          <w:b/>
          <w:bCs/>
        </w:rPr>
      </w:pPr>
      <w:r>
        <w:rPr>
          <w:b/>
          <w:bCs/>
        </w:rPr>
        <w:t xml:space="preserve">Figure </w:t>
      </w:r>
      <w:ins w:id="1452" w:author="Zarrar Khan" w:date="2026-06-17T12:37:00Z" w16du:dateUtc="2026-06-17T07:37:00Z">
        <w:r w:rsidR="00650378">
          <w:rPr>
            <w:b/>
            <w:bCs/>
          </w:rPr>
          <w:t>11</w:t>
        </w:r>
      </w:ins>
      <w:del w:id="1453" w:author="Zarrar Khan" w:date="2026-06-17T12:37:00Z" w16du:dateUtc="2026-06-17T07:37:00Z">
        <w:r w:rsidDel="00650378">
          <w:rPr>
            <w:b/>
            <w:bCs/>
          </w:rPr>
          <w:delText>7</w:delText>
        </w:r>
      </w:del>
      <w:r>
        <w:rPr>
          <w:b/>
          <w:bCs/>
        </w:rPr>
        <w:t>. Publication trends across included studies</w:t>
      </w:r>
      <w:ins w:id="1454" w:author="Zarrar Khan" w:date="2026-06-12T15:26:00Z">
        <w:r>
          <w:rPr>
            <w:b/>
            <w:bCs/>
          </w:rPr>
          <w:t>.</w:t>
        </w:r>
      </w:ins>
      <w:del w:id="1455" w:author="Zarrar Khan" w:date="2026-06-12T15:26:00Z">
        <w:r>
          <w:rPr>
            <w:b/>
            <w:bCs/>
          </w:rPr>
          <w:delText xml:space="preserve"> (human-coded, n = 86).</w:delText>
        </w:r>
      </w:del>
    </w:p>
    <w:p w14:paraId="000000A1" w14:textId="77777777" w:rsidR="00D77972" w:rsidDel="005B3D86" w:rsidRDefault="00D77972">
      <w:pPr>
        <w:pStyle w:val="Heading1"/>
        <w:rPr>
          <w:del w:id="1456" w:author="Zarrar Khan" w:date="2026-06-17T11:29:00Z" w16du:dateUtc="2026-06-17T06:29:00Z"/>
        </w:rPr>
      </w:pPr>
      <w:bookmarkStart w:id="1457" w:name="_heading=h.jqceuxw1bpi8" w:colFirst="0" w:colLast="0"/>
      <w:bookmarkEnd w:id="1457"/>
    </w:p>
    <w:p w14:paraId="000000A2" w14:textId="2F2F1F38" w:rsidR="00D77972" w:rsidDel="005B3D86" w:rsidRDefault="00000000">
      <w:pPr>
        <w:rPr>
          <w:del w:id="1458" w:author="Zarrar Khan" w:date="2026-06-17T11:29:00Z" w16du:dateUtc="2026-06-17T06:29:00Z"/>
        </w:rPr>
      </w:pPr>
      <w:del w:id="1459" w:author="Zarrar Khan" w:date="2026-06-17T11:29:00Z" w16du:dateUtc="2026-06-17T06:29:00Z">
        <w:r w:rsidDel="005B3D86">
          <w:delText>Saturation analysis (Figure 8) shows that all three tracked dimensions (process/outcome domains, methodological approaches, and producer types) reached saturation by 49 papers. Zero new canonical categories were added in the final two batches, confirming the human-coded sample is representative of the broader evidence base.</w:delText>
        </w:r>
      </w:del>
    </w:p>
    <w:p w14:paraId="000000A5" w14:textId="6F4A65FC" w:rsidR="00D77972" w:rsidRDefault="00000000">
      <w:pPr>
        <w:rPr>
          <w:ins w:id="1460" w:author="Zarrar Khan" w:date="2026-06-12T15:21:00Z"/>
          <w:b/>
          <w:bCs/>
        </w:rPr>
      </w:pPr>
      <w:del w:id="1461" w:author="Zarrar Khan" w:date="2026-06-12T15:21:00Z">
        <w:r>
          <w:rPr>
            <w:noProof/>
          </w:rPr>
          <w:drawing>
            <wp:inline distT="0" distB="0" distL="0" distR="0" wp14:anchorId="09DCCF3C" wp14:editId="7706E877">
              <wp:extent cx="5715000" cy="3118247"/>
              <wp:effectExtent l="0" t="0" r="0" b="0"/>
              <wp:docPr id="3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4"/>
                      <a:srcRect/>
                      <a:stretch>
                        <a:fillRect/>
                      </a:stretch>
                    </pic:blipFill>
                    <pic:spPr>
                      <a:xfrm>
                        <a:off x="0" y="0"/>
                        <a:ext cx="5715000" cy="3118247"/>
                      </a:xfrm>
                      <a:prstGeom prst="rect">
                        <a:avLst/>
                      </a:prstGeom>
                      <a:ln/>
                    </pic:spPr>
                  </pic:pic>
                </a:graphicData>
              </a:graphic>
            </wp:inline>
          </w:drawing>
        </w:r>
      </w:del>
      <w:del w:id="1462" w:author="Zarrar Khan" w:date="2026-06-17T11:29:00Z" w16du:dateUtc="2026-06-17T06:29:00Z">
        <w:r w:rsidDel="005B3D86">
          <w:rPr>
            <w:b/>
            <w:bCs/>
          </w:rPr>
          <w:delText>Figure 8. Information saturation curve. Top: cumulative unique categories as % of final total by papers coded. Bottom: new categories per batch. All dimensions plateau by 49 papers.</w:delText>
        </w:r>
      </w:del>
    </w:p>
    <w:p w14:paraId="000000A6" w14:textId="62CD4334" w:rsidR="00D77972" w:rsidRPr="00D77972" w:rsidRDefault="00000000">
      <w:pPr>
        <w:pStyle w:val="Heading2"/>
        <w:rPr>
          <w:ins w:id="1463" w:author="Zarrar Khan" w:date="2026-06-12T15:21:00Z"/>
          <w:rPrChange w:id="1464" w:author="Zarrar Khan" w:date="2026-06-12T15:27:00Z">
            <w:rPr>
              <w:ins w:id="1465" w:author="Zarrar Khan" w:date="2026-06-12T15:21:00Z"/>
              <w:b/>
              <w:bCs/>
            </w:rPr>
          </w:rPrChange>
        </w:rPr>
        <w:pPrChange w:id="1466" w:author="Zarrar Khan" w:date="2026-06-12T15:27:00Z">
          <w:pPr/>
        </w:pPrChange>
      </w:pPr>
      <w:ins w:id="1467" w:author="Zarrar Khan" w:date="2026-06-12T15:21:00Z">
        <w:r>
          <w:rPr>
            <w:rPrChange w:id="1468" w:author="Zarrar Khan" w:date="2026-06-12T15:27:00Z">
              <w:rPr>
                <w:b/>
                <w:bCs/>
              </w:rPr>
            </w:rPrChange>
          </w:rPr>
          <w:t xml:space="preserve">4.7 </w:t>
        </w:r>
        <w:r>
          <w:t>Temporal and geographic patterns</w:t>
        </w:r>
      </w:ins>
    </w:p>
    <w:p w14:paraId="000000A7" w14:textId="57A0F4BD" w:rsidR="00D77972" w:rsidRPr="00D77972" w:rsidRDefault="00000000">
      <w:pPr>
        <w:rPr>
          <w:ins w:id="1469" w:author="Zarrar Khan" w:date="2026-06-12T15:21:00Z"/>
          <w:rPrChange w:id="1470" w:author="Zarrar Khan" w:date="2026-06-12T15:27:00Z">
            <w:rPr>
              <w:ins w:id="1471" w:author="Zarrar Khan" w:date="2026-06-12T15:21:00Z"/>
              <w:b/>
              <w:bCs/>
            </w:rPr>
          </w:rPrChange>
        </w:rPr>
      </w:pPr>
      <w:ins w:id="1472" w:author="Zarrar Khan" w:date="2026-06-12T15:21:00Z">
        <w:r>
          <w:rPr>
            <w:rPrChange w:id="1473" w:author="Zarrar Khan" w:date="2026-06-12T15:27:00Z">
              <w:rPr>
                <w:b/>
                <w:bCs/>
              </w:rPr>
            </w:rPrChange>
          </w:rPr>
          <w:t xml:space="preserve">Figure </w:t>
        </w:r>
      </w:ins>
      <w:ins w:id="1474" w:author="Zarrar Khan" w:date="2026-06-17T12:39:00Z" w16du:dateUtc="2026-06-17T07:39:00Z">
        <w:r w:rsidR="00650378">
          <w:t>12</w:t>
        </w:r>
      </w:ins>
      <w:ins w:id="1475" w:author="Zarrar Khan" w:date="2026-06-12T15:21:00Z">
        <w:r>
          <w:rPr>
            <w:rPrChange w:id="1476" w:author="Zarrar Khan" w:date="2026-06-12T15:27:00Z">
              <w:rPr>
                <w:b/>
                <w:bCs/>
              </w:rPr>
            </w:rPrChange>
          </w:rPr>
          <w:t xml:space="preserve"> shows how research focus has shifted over time. Process domains, particularly knowledge and awareness (51 studies), decision-making and planning (40), and uptake and adoption (41), dominate across all three periods and have grown substantially since 2020. Outcome domains remain sparse in absolute terms, though resilience and adaptive capacity has grown from 6 studies before 2015 to 38 since 2020, suggesting a gradual shift toward measuring impact rather than just process.</w:t>
        </w:r>
      </w:ins>
    </w:p>
    <w:p w14:paraId="000000A8" w14:textId="7D9A3458" w:rsidR="00D77972" w:rsidRDefault="00000000">
      <w:pPr>
        <w:rPr>
          <w:ins w:id="1477" w:author="Zarrar Khan" w:date="2026-06-12T15:21:00Z"/>
          <w:b/>
          <w:bCs/>
        </w:rPr>
      </w:pPr>
      <w:ins w:id="1478" w:author="Zarrar Khan" w:date="2026-06-12T15:21:00Z">
        <w:r>
          <w:rPr>
            <w:rPrChange w:id="1479" w:author="Zarrar Khan" w:date="2026-06-12T15:27:00Z">
              <w:rPr>
                <w:b/>
                <w:bCs/>
              </w:rPr>
            </w:rPrChange>
          </w:rPr>
          <w:t>Figure 1</w:t>
        </w:r>
      </w:ins>
      <w:ins w:id="1480" w:author="Zarrar Khan" w:date="2026-06-17T12:39:00Z" w16du:dateUtc="2026-06-17T07:39:00Z">
        <w:r w:rsidR="00650378">
          <w:t>3</w:t>
        </w:r>
      </w:ins>
      <w:ins w:id="1481" w:author="Zarrar Khan" w:date="2026-06-12T15:21:00Z">
        <w:r>
          <w:rPr>
            <w:rPrChange w:id="1482" w:author="Zarrar Khan" w:date="2026-06-12T15:27:00Z">
              <w:rPr>
                <w:b/>
                <w:bCs/>
              </w:rPr>
            </w:rPrChange>
          </w:rPr>
          <w:t xml:space="preserve"> shows how producer type coverage varies by region. Crop farmer studies dominate in every region. Sub-Saharan Africa has the most diverse coverage, with 22 crop farmer studies and 13 livestock studies. Fisheries/aquaculture and agroforestry are nearly absent from MENA and Latin America, with zero studies in most cells. This confirms that the producer bias seen in the </w:t>
        </w:r>
      </w:ins>
      <w:ins w:id="1483" w:author="Zarrar Khan" w:date="2026-06-17T11:24:00Z" w16du:dateUtc="2026-06-17T06:24:00Z">
        <w:r w:rsidR="00ED663A">
          <w:lastRenderedPageBreak/>
          <w:t>evidence map</w:t>
        </w:r>
      </w:ins>
      <w:ins w:id="1484" w:author="Zarrar Khan" w:date="2026-06-12T15:21:00Z">
        <w:r>
          <w:rPr>
            <w:rPrChange w:id="1485" w:author="Zarrar Khan" w:date="2026-06-12T15:27:00Z">
              <w:rPr>
                <w:b/>
                <w:bCs/>
              </w:rPr>
            </w:rPrChange>
          </w:rPr>
          <w:t xml:space="preserve"> is consistent across regions and not driven by any single geography.</w:t>
        </w:r>
        <w:r>
          <w:rPr>
            <w:b/>
            <w:bCs/>
            <w:noProof/>
          </w:rPr>
          <w:drawing>
            <wp:inline distT="0" distB="0" distL="0" distR="0" wp14:anchorId="5F111BDC" wp14:editId="2E669FB7">
              <wp:extent cx="5943600" cy="4415155"/>
              <wp:effectExtent l="0" t="0" r="0" b="0"/>
              <wp:docPr id="3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5"/>
                      <a:srcRect/>
                      <a:stretch>
                        <a:fillRect/>
                      </a:stretch>
                    </pic:blipFill>
                    <pic:spPr>
                      <a:xfrm>
                        <a:off x="0" y="0"/>
                        <a:ext cx="5943600" cy="4415155"/>
                      </a:xfrm>
                      <a:prstGeom prst="rect">
                        <a:avLst/>
                      </a:prstGeom>
                      <a:ln/>
                    </pic:spPr>
                  </pic:pic>
                </a:graphicData>
              </a:graphic>
            </wp:inline>
          </w:drawing>
        </w:r>
      </w:ins>
    </w:p>
    <w:p w14:paraId="000000A9" w14:textId="0021EB0F" w:rsidR="00D77972" w:rsidRDefault="00000000">
      <w:pPr>
        <w:rPr>
          <w:ins w:id="1486" w:author="Zarrar Khan" w:date="2026-06-12T15:21:00Z"/>
          <w:b/>
          <w:bCs/>
        </w:rPr>
      </w:pPr>
      <w:ins w:id="1487" w:author="Zarrar Khan" w:date="2026-06-12T15:21:00Z">
        <w:r>
          <w:rPr>
            <w:b/>
            <w:bCs/>
          </w:rPr>
          <w:t xml:space="preserve">Figure </w:t>
        </w:r>
      </w:ins>
      <w:ins w:id="1488" w:author="Zarrar Khan" w:date="2026-06-17T12:37:00Z" w16du:dateUtc="2026-06-17T07:37:00Z">
        <w:r w:rsidR="00650378">
          <w:rPr>
            <w:b/>
            <w:bCs/>
          </w:rPr>
          <w:t>12</w:t>
        </w:r>
      </w:ins>
      <w:ins w:id="1489" w:author="Zarrar Khan" w:date="2026-06-12T15:21:00Z">
        <w:r>
          <w:rPr>
            <w:b/>
            <w:bCs/>
          </w:rPr>
          <w:t>. Research focus by publication period. Rows = process/outcome domains; columns = publication period. Cell values = number of studies. Studies may appear in multiple domains.</w:t>
        </w:r>
      </w:ins>
    </w:p>
    <w:p w14:paraId="000000AA" w14:textId="705C36D0" w:rsidR="00D77972" w:rsidRDefault="00000000">
      <w:pPr>
        <w:rPr>
          <w:b/>
          <w:bCs/>
        </w:rPr>
      </w:pPr>
      <w:ins w:id="1490" w:author="Zarrar Khan" w:date="2026-06-12T15:21:00Z">
        <w:r>
          <w:rPr>
            <w:b/>
            <w:bCs/>
            <w:noProof/>
          </w:rPr>
          <w:lastRenderedPageBreak/>
          <w:drawing>
            <wp:inline distT="0" distB="0" distL="0" distR="0" wp14:anchorId="3209EC53" wp14:editId="41BBF283">
              <wp:extent cx="5943600" cy="3566160"/>
              <wp:effectExtent l="0" t="0" r="0" b="0"/>
              <wp:docPr id="39" name="image28.png" descr="A chart with numbers an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8.png" descr="A chart with numbers and text&#10;&#10;AI-generated content may be incorrect."/>
                      <pic:cNvPicPr preferRelativeResize="0"/>
                    </pic:nvPicPr>
                    <pic:blipFill>
                      <a:blip r:embed="rId46"/>
                      <a:srcRect/>
                      <a:stretch>
                        <a:fillRect/>
                      </a:stretch>
                    </pic:blipFill>
                    <pic:spPr>
                      <a:xfrm>
                        <a:off x="0" y="0"/>
                        <a:ext cx="5943600" cy="3566160"/>
                      </a:xfrm>
                      <a:prstGeom prst="rect">
                        <a:avLst/>
                      </a:prstGeom>
                      <a:ln/>
                    </pic:spPr>
                  </pic:pic>
                </a:graphicData>
              </a:graphic>
            </wp:inline>
          </w:drawing>
        </w:r>
      </w:ins>
    </w:p>
    <w:p w14:paraId="000000AB" w14:textId="2434542C" w:rsidR="00D77972" w:rsidRPr="00D77972" w:rsidRDefault="00000000">
      <w:pPr>
        <w:rPr>
          <w:b/>
          <w:bCs/>
          <w:rPrChange w:id="1491" w:author="Zarrar Khan" w:date="2026-06-12T15:30:00Z">
            <w:rPr/>
          </w:rPrChange>
        </w:rPr>
      </w:pPr>
      <w:r>
        <w:rPr>
          <w:b/>
          <w:bCs/>
          <w:rPrChange w:id="1492" w:author="Zarrar Khan" w:date="2026-06-12T15:30:00Z">
            <w:rPr/>
          </w:rPrChange>
        </w:rPr>
        <w:t>Figure 1</w:t>
      </w:r>
      <w:ins w:id="1493" w:author="Zarrar Khan" w:date="2026-06-17T12:37:00Z" w16du:dateUtc="2026-06-17T07:37:00Z">
        <w:r w:rsidR="00650378">
          <w:rPr>
            <w:b/>
            <w:bCs/>
          </w:rPr>
          <w:t>3</w:t>
        </w:r>
      </w:ins>
      <w:del w:id="1494" w:author="Zarrar Khan" w:date="2026-06-17T12:37:00Z" w16du:dateUtc="2026-06-17T07:37:00Z">
        <w:r w:rsidDel="00650378">
          <w:rPr>
            <w:b/>
            <w:bCs/>
            <w:rPrChange w:id="1495" w:author="Zarrar Khan" w:date="2026-06-12T15:30:00Z">
              <w:rPr/>
            </w:rPrChange>
          </w:rPr>
          <w:delText>0</w:delText>
        </w:r>
      </w:del>
      <w:r>
        <w:rPr>
          <w:b/>
          <w:bCs/>
          <w:rPrChange w:id="1496" w:author="Zarrar Khan" w:date="2026-06-12T15:30:00Z">
            <w:rPr/>
          </w:rPrChange>
        </w:rPr>
        <w:t>. Producer type coverage by region. Rows = region; columns = producer type. Cell values = number of studies. Blank cells = no studies.</w:t>
      </w:r>
    </w:p>
    <w:p w14:paraId="000000AC" w14:textId="77777777" w:rsidR="00D77972" w:rsidRDefault="00000000">
      <w:pPr>
        <w:pStyle w:val="Heading1"/>
      </w:pPr>
      <w:bookmarkStart w:id="1497" w:name="_heading=h.br6mo5js0zq1" w:colFirst="0" w:colLast="0"/>
      <w:bookmarkEnd w:id="1497"/>
      <w:r>
        <w:t>5.  Searchable Database</w:t>
      </w:r>
    </w:p>
    <w:p w14:paraId="000000AD" w14:textId="70F65618" w:rsidR="00D77972" w:rsidRDefault="00000000">
      <w:pPr>
        <w:numPr>
          <w:ilvl w:val="0"/>
          <w:numId w:val="5"/>
        </w:numPr>
        <w:pBdr>
          <w:top w:val="nil"/>
          <w:left w:val="nil"/>
          <w:bottom w:val="nil"/>
          <w:right w:val="nil"/>
          <w:between w:val="nil"/>
        </w:pBdr>
        <w:spacing w:after="0"/>
      </w:pPr>
      <w:r>
        <w:rPr>
          <w:color w:val="000000"/>
        </w:rPr>
        <w:t xml:space="preserve">An interactive </w:t>
      </w:r>
      <w:del w:id="1498" w:author="Zarrar Khan" w:date="2026-06-17T11:24:00Z" w16du:dateUtc="2026-06-17T06:24:00Z">
        <w:r w:rsidDel="00ED663A">
          <w:rPr>
            <w:color w:val="000000"/>
          </w:rPr>
          <w:delText>evidence gap map</w:delText>
        </w:r>
      </w:del>
      <w:ins w:id="1499" w:author="Zarrar Khan" w:date="2026-06-17T11:24:00Z" w16du:dateUtc="2026-06-17T06:24:00Z">
        <w:r w:rsidR="00ED663A">
          <w:rPr>
            <w:color w:val="000000"/>
          </w:rPr>
          <w:t>evidence map</w:t>
        </w:r>
      </w:ins>
      <w:r>
        <w:rPr>
          <w:color w:val="000000"/>
        </w:rPr>
        <w:t xml:space="preserve"> is available at </w:t>
      </w:r>
      <w:hyperlink r:id="rId47" w:anchor="evidence-gap-map">
        <w:r w:rsidR="00D77972">
          <w:rPr>
            <w:color w:val="0000FF"/>
            <w:u w:val="single"/>
          </w:rPr>
          <w:t>https://main.d3a9jahzuu7xai.amplifyapp.com/systematic-map#evidence-gap-map</w:t>
        </w:r>
      </w:hyperlink>
      <w:r>
        <w:rPr>
          <w:color w:val="000000"/>
        </w:rPr>
        <w:t xml:space="preserve"> </w:t>
      </w:r>
    </w:p>
    <w:p w14:paraId="000000AE" w14:textId="77777777" w:rsidR="00D77972" w:rsidRDefault="00000000">
      <w:pPr>
        <w:numPr>
          <w:ilvl w:val="0"/>
          <w:numId w:val="5"/>
        </w:numPr>
        <w:pBdr>
          <w:top w:val="nil"/>
          <w:left w:val="nil"/>
          <w:bottom w:val="nil"/>
          <w:right w:val="nil"/>
          <w:between w:val="nil"/>
        </w:pBdr>
        <w:spacing w:before="0" w:after="0"/>
      </w:pPr>
      <w:r>
        <w:rPr>
          <w:color w:val="000000"/>
        </w:rPr>
        <w:t xml:space="preserve">A searchable database of all included studies is available at </w:t>
      </w:r>
      <w:hyperlink r:id="rId48" w:anchor="searchable-database">
        <w:r w:rsidR="00D77972">
          <w:rPr>
            <w:color w:val="1155CC"/>
            <w:u w:val="single"/>
          </w:rPr>
          <w:t>https://main.d3a9jahzuu7xai.amplifyapp.com/systematic-map#searchable-database</w:t>
        </w:r>
      </w:hyperlink>
      <w:r>
        <w:rPr>
          <w:color w:val="000000"/>
        </w:rPr>
        <w:t xml:space="preserve"> </w:t>
      </w:r>
    </w:p>
    <w:p w14:paraId="000000AF" w14:textId="52B6B12E" w:rsidR="00D77972" w:rsidRDefault="00000000">
      <w:pPr>
        <w:numPr>
          <w:ilvl w:val="0"/>
          <w:numId w:val="5"/>
        </w:numPr>
        <w:pBdr>
          <w:top w:val="nil"/>
          <w:left w:val="nil"/>
          <w:bottom w:val="nil"/>
          <w:right w:val="nil"/>
          <w:between w:val="nil"/>
        </w:pBdr>
        <w:spacing w:before="0"/>
      </w:pPr>
      <w:r>
        <w:rPr>
          <w:color w:val="000000"/>
        </w:rPr>
        <w:t xml:space="preserve">All code and data: </w:t>
      </w:r>
      <w:r>
        <w:rPr/>
        <w:t xml:space="preserve">[Zenodo DOI — to be assigned upon final release]</w:t>
      </w:r>
      <w:r>
        <w:rPr>
          <w:color w:val="000000"/>
        </w:rPr>
        <w:t xml:space="preserve"> </w:t>
      </w:r>
    </w:p>
    <w:p w14:paraId="000000B0" w14:textId="77777777" w:rsidR="00D77972" w:rsidRDefault="00000000">
      <w:pPr>
        <w:pStyle w:val="Heading1"/>
      </w:pPr>
      <w:bookmarkStart w:id="1500" w:name="_heading=h.p46gp2d9g5l2" w:colFirst="0" w:colLast="0"/>
      <w:bookmarkEnd w:id="1500"/>
      <w:r>
        <w:t>6.  Conclusions</w:t>
      </w:r>
    </w:p>
    <w:p w14:paraId="000000B1" w14:textId="7667F74B" w:rsidR="00D77972" w:rsidRDefault="00000000">
      <w:bookmarkStart w:id="1501" w:name="_heading=h.u2t6aj8kblbk" w:colFirst="0" w:colLast="0"/>
      <w:bookmarkEnd w:id="1501"/>
      <w:r>
        <w:t xml:space="preserve">The </w:t>
      </w:r>
      <w:del w:id="1502" w:author="Zarrar Khan" w:date="2026-06-17T11:24:00Z" w16du:dateUtc="2026-06-17T06:24:00Z">
        <w:r w:rsidDel="00ED663A">
          <w:delText>evidence gap map</w:delText>
        </w:r>
      </w:del>
      <w:ins w:id="1503" w:author="Zarrar Khan" w:date="2026-06-17T11:24:00Z" w16du:dateUtc="2026-06-17T06:24:00Z">
        <w:r w:rsidR="00ED663A">
          <w:t>evidence map</w:t>
        </w:r>
      </w:ins>
      <w:r>
        <w:t xml:space="preserve"> reveals a systematic mismatch between what adaptation M&amp;E currently measures and what is needed to understand adaptation effectiveness.</w:t>
      </w:r>
    </w:p>
    <w:p w14:paraId="000000B2" w14:textId="77777777" w:rsidR="00D77972" w:rsidRDefault="00000000">
      <w:pPr>
        <w:numPr>
          <w:ilvl w:val="0"/>
          <w:numId w:val="1"/>
        </w:numPr>
        <w:spacing w:after="0"/>
      </w:pPr>
      <w:r>
        <w:t>Process-oriented outcomes are well-documented, impact-oriented outcomes are not. The literature reliably captures whether farmers adopted a practice or gained knowledge. It almost never measures whether adaptation improved incomes, wellbeing, or resilience.</w:t>
      </w:r>
    </w:p>
    <w:p w14:paraId="000000B3" w14:textId="77777777" w:rsidR="00D77972" w:rsidRDefault="00000000">
      <w:pPr>
        <w:numPr>
          <w:ilvl w:val="0"/>
          <w:numId w:val="1"/>
        </w:numPr>
        <w:spacing w:before="0" w:after="0"/>
      </w:pPr>
      <w:r>
        <w:t>Non-crop producer types are almost entirely unmeasured. Livestock, fisheries, agroforestry, and mixed-system producers appear in very few cells of the evidence map. Most are pure gaps.</w:t>
      </w:r>
    </w:p>
    <w:p w14:paraId="000000B4" w14:textId="45B821BB" w:rsidR="00D77972" w:rsidRDefault="00000000">
      <w:pPr>
        <w:numPr>
          <w:ilvl w:val="0"/>
          <w:numId w:val="1"/>
        </w:numPr>
        <w:spacing w:before="0" w:after="0"/>
      </w:pPr>
      <w:r>
        <w:lastRenderedPageBreak/>
        <w:t xml:space="preserve">Geographic concentration limits </w:t>
      </w:r>
      <w:proofErr w:type="spellStart"/>
      <w:r>
        <w:t>generalisability</w:t>
      </w:r>
      <w:proofErr w:type="spellEnd"/>
      <w:r>
        <w:t xml:space="preserve">. Three countries account for </w:t>
      </w:r>
      <w:r>
        <w:t>22</w:t>
      </w:r>
      <w:r>
        <w:t>% of all studies. The evidence base cannot support regional conclusions across most LMICs.</w:t>
      </w:r>
    </w:p>
    <w:p w14:paraId="000000B5" w14:textId="43F2CB9D" w:rsidR="00D77972" w:rsidRDefault="00000000">
      <w:pPr>
        <w:numPr>
          <w:ilvl w:val="0"/>
          <w:numId w:val="1"/>
        </w:numPr>
        <w:spacing w:before="0" w:after="0"/>
      </w:pPr>
      <w:r>
        <w:t xml:space="preserve">The equity gap is the most critical for policy. </w:t>
      </w:r>
      <w:r>
        <w:t>38</w:t>
      </w:r>
      <w:r>
        <w:t>% of studies make no reference to any marginalized group; of the 60% that do, coverage is almost entirely limited to women and youth. Disability, ethnicity, age, and land tenure appear in 5% or fewer of studies each. We cannot tell whether adaptation is reaching the most vulnerable populations.</w:t>
      </w:r>
    </w:p>
    <w:p w14:paraId="000000B6" w14:textId="77777777" w:rsidR="00D77972" w:rsidRDefault="00000000">
      <w:pPr>
        <w:numPr>
          <w:ilvl w:val="0"/>
          <w:numId w:val="1"/>
        </w:numPr>
        <w:spacing w:before="0"/>
      </w:pPr>
      <w:r>
        <w:t xml:space="preserve">A lack of robust experimental evidence limits causal inference. While cross-sectional quantitative and qualitative methods are abundant, rigorous experimental designs are exceptionally rare. This makes it difficult to definitively prove whether specific capacity-building or adaptation interventions </w:t>
      </w:r>
      <w:proofErr w:type="gramStart"/>
      <w:r>
        <w:t>actually cause</w:t>
      </w:r>
      <w:proofErr w:type="gramEnd"/>
      <w:r>
        <w:t xml:space="preserve"> improvements in long-term resilience, rather than merely showing correlations with practice adoption.</w:t>
      </w:r>
    </w:p>
    <w:p w14:paraId="000000B7" w14:textId="32547D09" w:rsidR="00D77972" w:rsidRDefault="00000000">
      <w:r>
        <w:t>Addressing these gaps requires investment in long-term cohort studies, equity-disaggregated data collection, and research that targets non-crop livelihood systems. A follow-on systematic review</w:t>
      </w:r>
      <w:r>
        <w:t xml:space="preserve"> is planned to build on this evidence map</w:t>
      </w:r>
      <w:commentRangeStart w:id="1504"/>
      <w:commentRangeStart w:id="1505"/>
      <w:commentRangeEnd w:id="1505"/>
      <w:r>
        <w:commentReference w:id="1505"/>
      </w:r>
      <w:commentRangeEnd w:id="1504"/>
      <w:r>
        <w:rPr>
          <w:rStyle w:val="CommentReference"/>
        </w:rPr>
        <w:commentReference w:id="1504"/>
      </w:r>
      <w:r>
        <w:t>.</w:t>
      </w:r>
    </w:p>
    <w:p w14:paraId="000000B8" w14:textId="77777777" w:rsidR="00D77972" w:rsidRDefault="00000000">
      <w:pPr>
        <w:pStyle w:val="Heading1"/>
      </w:pPr>
      <w:bookmarkStart w:id="1506" w:name="_heading=h.samymw9115pt" w:colFirst="0" w:colLast="0"/>
      <w:bookmarkEnd w:id="1506"/>
      <w:r>
        <w:t>7.  Acknowledgements</w:t>
      </w:r>
    </w:p>
    <w:p w14:paraId="000000B9" w14:textId="77777777" w:rsidR="00D77972" w:rsidRDefault="00000000">
      <w:r>
        <w:t>This work was funded by the International Livestock Research Institute (ILRI) under the CGIAR Initiative on Climate Resilience (</w:t>
      </w:r>
      <w:proofErr w:type="spellStart"/>
      <w:r>
        <w:t>ClimBeR</w:t>
      </w:r>
      <w:proofErr w:type="spellEnd"/>
      <w:r>
        <w:t>). The authors thank the ILRI project team for their guidance and stakeholder engagement support throughout the protocol development and screening process. The systematic map protocol was peer-reviewed by an independent Methods Advisor and informed by feedback from the CGIAR and ILRI stakeholder network.</w:t>
      </w:r>
    </w:p>
    <w:p w14:paraId="000000BA" w14:textId="77777777" w:rsidR="00D77972" w:rsidRDefault="00000000">
      <w:pPr>
        <w:pStyle w:val="Heading1"/>
      </w:pPr>
      <w:bookmarkStart w:id="1507" w:name="_heading=h.laszmcq06e9b" w:colFirst="0" w:colLast="0"/>
      <w:bookmarkEnd w:id="1507"/>
      <w:r>
        <w:t>8.  References</w:t>
      </w:r>
    </w:p>
    <w:p w14:paraId="000000BB" w14:textId="77777777" w:rsidR="00D77972" w:rsidRDefault="00000000">
      <w:pPr>
        <w:numPr>
          <w:ilvl w:val="0"/>
          <w:numId w:val="3"/>
        </w:numPr>
        <w:spacing w:after="0"/>
      </w:pPr>
      <w:proofErr w:type="spellStart"/>
      <w:r>
        <w:t>Bristlepine</w:t>
      </w:r>
      <w:proofErr w:type="spellEnd"/>
      <w:r>
        <w:t xml:space="preserve"> Resilience Consultants (2026). Deliverable 3: Final Systematic Map Protocol — Measuring what matters: tracking climate adaptation processes and outcomes for smallholder producers in the agriculture sector. January 2026, v3. </w:t>
      </w:r>
      <w:proofErr w:type="spellStart"/>
      <w:r>
        <w:t>Zenodo</w:t>
      </w:r>
      <w:proofErr w:type="spellEnd"/>
      <w:r>
        <w:t xml:space="preserve">. </w:t>
      </w:r>
      <w:hyperlink r:id="rId50">
        <w:r w:rsidR="00D77972">
          <w:rPr>
            <w:color w:val="1155CC"/>
            <w:u w:val="single"/>
          </w:rPr>
          <w:t>https://doi.org/10.5281/zenodo.19811629</w:t>
        </w:r>
      </w:hyperlink>
      <w:r>
        <w:t xml:space="preserve"> </w:t>
      </w:r>
    </w:p>
    <w:p w14:paraId="000000BC" w14:textId="77777777" w:rsidR="00D77972" w:rsidRDefault="00000000">
      <w:pPr>
        <w:numPr>
          <w:ilvl w:val="0"/>
          <w:numId w:val="3"/>
        </w:numPr>
        <w:spacing w:before="0" w:after="0"/>
      </w:pPr>
      <w:r>
        <w:t xml:space="preserve">Collaboration for Environmental Evidence (2018). Guidelines and Standards for Evidence Synthesis in Environmental Management. Version 5.1. Pullin AS, Frampton GK, </w:t>
      </w:r>
      <w:proofErr w:type="spellStart"/>
      <w:r>
        <w:t>Livoreil</w:t>
      </w:r>
      <w:proofErr w:type="spellEnd"/>
      <w:r>
        <w:t xml:space="preserve"> B, </w:t>
      </w:r>
      <w:proofErr w:type="spellStart"/>
      <w:r>
        <w:t>Petrokofsky</w:t>
      </w:r>
      <w:proofErr w:type="spellEnd"/>
      <w:r>
        <w:t xml:space="preserve"> G (eds). </w:t>
      </w:r>
      <w:hyperlink r:id="rId51">
        <w:r w:rsidR="00D77972">
          <w:rPr>
            <w:color w:val="1155CC"/>
            <w:u w:val="single"/>
          </w:rPr>
          <w:t>https://www.environmentalevidence.org/guidelines</w:t>
        </w:r>
      </w:hyperlink>
    </w:p>
    <w:p w14:paraId="000000BD" w14:textId="77777777" w:rsidR="00D77972" w:rsidRDefault="00000000">
      <w:pPr>
        <w:numPr>
          <w:ilvl w:val="0"/>
          <w:numId w:val="3"/>
        </w:numPr>
        <w:spacing w:before="0"/>
      </w:pPr>
      <w:r>
        <w:t xml:space="preserve">Haddaway, N.R., Macura, B., Whaley, P. and Pullin, A.S. (2018). ROSES Reporting standards for Systematic Evidence Syntheses: pro forma, flow diagram and descriptive summary of the plan and conduct of environmental systematic reviews and systematic maps. Environmental Evidence, 7, 7. </w:t>
      </w:r>
      <w:hyperlink r:id="rId52">
        <w:r w:rsidR="00D77972">
          <w:rPr>
            <w:color w:val="1155CC"/>
            <w:u w:val="single"/>
          </w:rPr>
          <w:t>https://doi.org/10.1186/s13750-018-0121-7</w:t>
        </w:r>
      </w:hyperlink>
    </w:p>
    <w:p w14:paraId="000000BE" w14:textId="77777777" w:rsidR="00D77972" w:rsidRDefault="00D77972"/>
    <w:sectPr w:rsidR="00D77972">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Neal Haddaway" w:date="2026-06-09T07:11:00Z" w:initials="">
    <w:p w14:paraId="000000DC" w14:textId="77777777" w:rsidR="00D77972" w:rsidRDefault="00000000">
      <w:pPr>
        <w:widowControl w:val="0"/>
        <w:pBdr>
          <w:top w:val="nil"/>
          <w:left w:val="nil"/>
          <w:bottom w:val="nil"/>
          <w:right w:val="nil"/>
          <w:between w:val="nil"/>
        </w:pBdr>
        <w:spacing w:before="0" w:after="0" w:line="240" w:lineRule="auto"/>
        <w:rPr>
          <w:rFonts w:ascii="Arial" w:eastAsia="Arial" w:hAnsi="Arial" w:cs="Arial"/>
          <w:color w:val="000000"/>
        </w:rPr>
      </w:pPr>
      <w:r>
        <w:rPr>
          <w:rFonts w:ascii="Arial" w:eastAsia="Arial" w:hAnsi="Arial" w:cs="Arial"/>
          <w:color w:val="000000"/>
        </w:rPr>
        <w:t>Perhaps some context of the total number is necessary here?</w:t>
      </w:r>
    </w:p>
  </w:comment>
  <w:comment w:id="5" w:author="Zarrar Khan" w:date="2026-06-10T12:25:00Z" w:initials="">
    <w:p w14:paraId="000000DD" w14:textId="77777777" w:rsidR="00D77972" w:rsidRDefault="00000000">
      <w:pPr>
        <w:widowControl w:val="0"/>
        <w:pBdr>
          <w:top w:val="nil"/>
          <w:left w:val="nil"/>
          <w:bottom w:val="nil"/>
          <w:right w:val="nil"/>
          <w:between w:val="nil"/>
        </w:pBdr>
        <w:spacing w:before="0" w:after="0" w:line="240" w:lineRule="auto"/>
        <w:rPr>
          <w:rFonts w:ascii="Arial" w:eastAsia="Arial" w:hAnsi="Arial" w:cs="Arial"/>
          <w:color w:val="000000"/>
        </w:rPr>
      </w:pPr>
      <w:r>
        <w:rPr>
          <w:rFonts w:ascii="Arial" w:eastAsia="Arial" w:hAnsi="Arial" w:cs="Arial"/>
          <w:color w:val="000000"/>
        </w:rPr>
        <w:t>Added and updated to reflect the new coded datasets returned.</w:t>
      </w:r>
    </w:p>
  </w:comment>
  <w:comment w:id="4" w:author="Neal Haddaway" w:date="2026-06-15T07:31:00Z" w:initials="NH">
    <w:p w14:paraId="0F0A1BED" w14:textId="09C99E74" w:rsidR="00000000" w:rsidRDefault="00000000">
      <w:pPr>
        <w:pStyle w:val="CommentText"/>
      </w:pPr>
      <w:r>
        <w:rPr>
          <w:rStyle w:val="CommentReference"/>
        </w:rPr>
        <w:annotationRef/>
      </w:r>
      <w:r w:rsidRPr="4B3897F1">
        <w:t>Thanks</w:t>
      </w:r>
    </w:p>
  </w:comment>
  <w:comment w:id="9" w:author="Neal Haddaway" w:date="2026-06-09T07:44:00Z" w:initials="">
    <w:p w14:paraId="000000D6" w14:textId="77777777" w:rsidR="00D77972" w:rsidRDefault="00000000">
      <w:pPr>
        <w:widowControl w:val="0"/>
        <w:pBdr>
          <w:top w:val="nil"/>
          <w:left w:val="nil"/>
          <w:bottom w:val="nil"/>
          <w:right w:val="nil"/>
          <w:between w:val="nil"/>
        </w:pBdr>
        <w:spacing w:before="0" w:after="0" w:line="240" w:lineRule="auto"/>
        <w:rPr>
          <w:rFonts w:ascii="Arial" w:eastAsia="Arial" w:hAnsi="Arial" w:cs="Arial"/>
          <w:color w:val="000000"/>
        </w:rPr>
      </w:pPr>
      <w:r>
        <w:rPr>
          <w:rFonts w:ascii="Arial" w:eastAsia="Arial" w:hAnsi="Arial" w:cs="Arial"/>
          <w:color w:val="000000"/>
        </w:rPr>
        <w:t>I actually thought this was an executive summary - you need to provide much more detail on your methods here. Please see examples of maps in Environmental Evidence or previous rounds of this metnoring scheme for examples. You should see ROSES reporting standards to see the kind of information you must include: https://www.roses-reporting.com/systematic-map-reports</w:t>
      </w:r>
    </w:p>
  </w:comment>
  <w:comment w:id="11" w:author="Zarrar Khan" w:date="2026-06-10T16:55:00Z" w:initials="">
    <w:p w14:paraId="000000D7" w14:textId="77777777" w:rsidR="00D77972" w:rsidRDefault="00000000">
      <w:pPr>
        <w:widowControl w:val="0"/>
        <w:pBdr>
          <w:top w:val="nil"/>
          <w:left w:val="nil"/>
          <w:bottom w:val="nil"/>
          <w:right w:val="nil"/>
          <w:between w:val="nil"/>
        </w:pBdr>
        <w:spacing w:before="0" w:after="0" w:line="240" w:lineRule="auto"/>
        <w:rPr>
          <w:rFonts w:ascii="Arial" w:eastAsia="Arial" w:hAnsi="Arial" w:cs="Arial"/>
          <w:color w:val="000000"/>
        </w:rPr>
      </w:pPr>
      <w:r>
        <w:rPr>
          <w:rFonts w:ascii="Arial" w:eastAsia="Arial" w:hAnsi="Arial" w:cs="Arial"/>
          <w:color w:val="000000"/>
        </w:rPr>
        <w:t>Thank you. This section has been expanded in v2 to meet ROSES reporting standards (Haddaway et al., 2018). The methods section now includes: a protocol statement citing the pre-registered protocol (D3, Zenodo), CEE guidelines, and ROSES; an expanded search strategy with the full eligibility criteria table (reproduced from D3), named grey literature sources, languages, and a benchmark coverage analysis (29/29 eligible benchmark studies retrieved, 100%); six calibration rounds with inter-rater statistics (sensitivity 0.966–0.970, κ = 0.72); and a new Evidence Map Construction section describing the EGM structure, axes, and interactive version.</w:t>
      </w:r>
    </w:p>
  </w:comment>
  <w:comment w:id="10" w:author="Neal Haddaway" w:date="2026-06-15T07:31:00Z" w:initials="NH">
    <w:p w14:paraId="552895EE" w14:textId="6CAB1FAA" w:rsidR="00000000" w:rsidRDefault="00000000">
      <w:pPr>
        <w:pStyle w:val="CommentText"/>
      </w:pPr>
      <w:r>
        <w:rPr>
          <w:rStyle w:val="CommentReference"/>
        </w:rPr>
        <w:annotationRef/>
      </w:r>
      <w:r w:rsidRPr="5603F5A7">
        <w:t>Please include a section at 3.1 called "Deviations from the protocol to outline any changes made to your methods after publication of the protocol.</w:t>
      </w:r>
    </w:p>
  </w:comment>
  <w:comment w:id="12" w:author="Zarrar Khan" w:date="2026-06-17T09:34:00Z" w:initials="ZK">
    <w:p w14:paraId="1ADA8069" w14:textId="77777777" w:rsidR="00AC4EE4" w:rsidRDefault="00AC4EE4" w:rsidP="00AC4EE4">
      <w:r>
        <w:rPr>
          <w:rStyle w:val="CommentReference"/>
        </w:rPr>
        <w:annotationRef/>
      </w:r>
      <w:r>
        <w:rPr>
          <w:sz w:val="20"/>
          <w:szCs w:val="20"/>
        </w:rPr>
        <w:t xml:space="preserve">No further changes were made after the amended protocol. Those amendments included here. </w:t>
      </w:r>
    </w:p>
  </w:comment>
  <w:comment w:id="59" w:author="Neal Haddaway" w:date="2026-06-15T07:32:00Z" w:initials="NH">
    <w:p w14:paraId="25B5D5D6" w14:textId="6EBCD573" w:rsidR="00000000" w:rsidRDefault="00000000">
      <w:pPr>
        <w:pStyle w:val="CommentText"/>
      </w:pPr>
      <w:r>
        <w:rPr>
          <w:rStyle w:val="CommentReference"/>
        </w:rPr>
        <w:annotationRef/>
      </w:r>
      <w:r w:rsidRPr="5880F910">
        <w:t>Please include the search string in this manuscript.</w:t>
      </w:r>
    </w:p>
  </w:comment>
  <w:comment w:id="60" w:author="Zarrar Khan" w:date="2026-06-17T09:48:00Z" w:initials="ZK">
    <w:p w14:paraId="0413D860" w14:textId="77777777" w:rsidR="00B64FF2" w:rsidRDefault="00B64FF2" w:rsidP="00B64FF2">
      <w:r>
        <w:rPr>
          <w:rStyle w:val="CommentReference"/>
        </w:rPr>
        <w:annotationRef/>
      </w:r>
      <w:r>
        <w:rPr>
          <w:sz w:val="20"/>
          <w:szCs w:val="20"/>
        </w:rPr>
        <w:t>full methods included from protocol and changed to past tense and updated to reflect any changes in sources used etc.</w:t>
      </w:r>
    </w:p>
  </w:comment>
  <w:comment w:id="62" w:author="Neal Haddaway" w:date="2026-06-15T07:32:00Z" w:initials="NH">
    <w:p w14:paraId="1D302BA4" w14:textId="3B1235B2" w:rsidR="00000000" w:rsidRDefault="00000000">
      <w:pPr>
        <w:pStyle w:val="CommentText"/>
      </w:pPr>
      <w:r>
        <w:rPr>
          <w:rStyle w:val="CommentReference"/>
        </w:rPr>
        <w:annotationRef/>
      </w:r>
      <w:r w:rsidRPr="6277330E">
        <w:t>In accordance with ROSES, you should include details of these methods here. It should be as detailed as your protocol.</w:t>
      </w:r>
    </w:p>
  </w:comment>
  <w:comment w:id="74" w:author="Neal Haddaway" w:date="2026-06-15T07:34:00Z" w:initials="NH">
    <w:p w14:paraId="7E0FC254" w14:textId="17289732" w:rsidR="00000000" w:rsidRDefault="00000000">
      <w:pPr>
        <w:pStyle w:val="CommentText"/>
      </w:pPr>
      <w:r>
        <w:rPr>
          <w:rStyle w:val="CommentReference"/>
        </w:rPr>
        <w:annotationRef/>
      </w:r>
      <w:r w:rsidRPr="0A57DC56">
        <w:t>This worries me a bit - DOIs are frequently wrong - by one estimate 3% incorrect in WoS and 15% incorrect in Scopus, mostly because special issues are commonly entered with the same DOI. I'm hoping you didn't use DOI alone to deduplicate? There are established methods for deduplication in the evidence synthesis community (e.g. Bramer et al. 2016).</w:t>
      </w:r>
    </w:p>
  </w:comment>
  <w:comment w:id="84" w:author="Neal Haddaway" w:date="2026-06-15T07:36:00Z" w:initials="NH">
    <w:p w14:paraId="1233F403" w14:textId="65D315E7" w:rsidR="00000000" w:rsidRDefault="00000000">
      <w:pPr>
        <w:pStyle w:val="CommentText"/>
      </w:pPr>
      <w:r>
        <w:rPr>
          <w:rStyle w:val="CommentReference"/>
        </w:rPr>
        <w:annotationRef/>
      </w:r>
      <w:r w:rsidRPr="5F2A5260">
        <w:t>How many records in each set? How did kappa change over these six sets?</w:t>
      </w:r>
    </w:p>
  </w:comment>
  <w:comment w:id="85" w:author="Zarrar Khan" w:date="2026-06-17T11:38:00Z" w:initials="ZK">
    <w:p w14:paraId="3460A4DB" w14:textId="77777777" w:rsidR="00CC237D" w:rsidRDefault="00CC237D" w:rsidP="00CC237D">
      <w:r>
        <w:rPr>
          <w:rStyle w:val="CommentReference"/>
        </w:rPr>
        <w:annotationRef/>
      </w:r>
      <w:r>
        <w:rPr>
          <w:sz w:val="20"/>
          <w:szCs w:val="20"/>
        </w:rPr>
        <w:t>added full details with tables and evolution of scores in 3.4.2.</w:t>
      </w:r>
    </w:p>
  </w:comment>
  <w:comment w:id="83" w:author="Neal Haddaway" w:date="2026-06-15T07:35:00Z" w:initials="NH">
    <w:p w14:paraId="395BF70B" w14:textId="411EEFE3" w:rsidR="00000000" w:rsidRDefault="00000000">
      <w:pPr>
        <w:pStyle w:val="CommentText"/>
      </w:pPr>
      <w:r>
        <w:rPr>
          <w:rStyle w:val="CommentReference"/>
        </w:rPr>
        <w:annotationRef/>
      </w:r>
      <w:r w:rsidRPr="67D5BCA8">
        <w:t>Can you be more transparent about how many records were screened by humans versus the model, please?</w:t>
      </w:r>
    </w:p>
  </w:comment>
  <w:comment w:id="86" w:author="Zarrar Khan" w:date="2026-06-17T11:38:00Z" w:initials="ZK">
    <w:p w14:paraId="254E9AE9" w14:textId="77777777" w:rsidR="00CC237D" w:rsidRDefault="00CC237D" w:rsidP="00CC237D">
      <w:r>
        <w:rPr>
          <w:rStyle w:val="CommentReference"/>
        </w:rPr>
        <w:annotationRef/>
      </w:r>
      <w:r>
        <w:rPr>
          <w:sz w:val="20"/>
          <w:szCs w:val="20"/>
        </w:rPr>
        <w:t>Yes full detail and all steps described in newly added sections.</w:t>
      </w:r>
    </w:p>
  </w:comment>
  <w:comment w:id="1261" w:author="Neal Haddaway" w:date="2026-06-15T07:36:00Z" w:initials="NH">
    <w:p w14:paraId="5360307F" w14:textId="77A74337" w:rsidR="00000000" w:rsidRDefault="00000000">
      <w:pPr>
        <w:pStyle w:val="CommentText"/>
      </w:pPr>
      <w:r>
        <w:rPr>
          <w:rStyle w:val="CommentReference"/>
        </w:rPr>
        <w:annotationRef/>
      </w:r>
      <w:r w:rsidRPr="4287BC7D">
        <w:t>Meaning unclear, please elaborate</w:t>
      </w:r>
    </w:p>
  </w:comment>
  <w:comment w:id="1262" w:author="Zarrar Khan" w:date="2026-06-17T11:11:00Z" w:initials="ZK">
    <w:p w14:paraId="52CAC020" w14:textId="77777777" w:rsidR="00410791" w:rsidRDefault="00410791" w:rsidP="00410791">
      <w:r>
        <w:rPr>
          <w:rStyle w:val="CommentReference"/>
        </w:rPr>
        <w:annotationRef/>
      </w:r>
      <w:r>
        <w:rPr>
          <w:sz w:val="20"/>
          <w:szCs w:val="20"/>
        </w:rPr>
        <w:t>clarified.</w:t>
      </w:r>
    </w:p>
  </w:comment>
  <w:comment w:id="1270" w:author="Neal Haddaway" w:date="2026-06-15T07:37:00Z" w:initials="NH">
    <w:p w14:paraId="0C638246" w14:textId="501453A3" w:rsidR="00000000" w:rsidRDefault="00000000">
      <w:pPr>
        <w:pStyle w:val="CommentText"/>
      </w:pPr>
      <w:r>
        <w:rPr>
          <w:rStyle w:val="CommentReference"/>
        </w:rPr>
        <w:annotationRef/>
      </w:r>
      <w:r w:rsidRPr="6CDACAE6">
        <w:t>Please say how many</w:t>
      </w:r>
    </w:p>
  </w:comment>
  <w:comment w:id="1271" w:author="Zarrar Khan" w:date="2026-06-17T11:14:00Z" w:initials="ZK">
    <w:p w14:paraId="7DF62C91" w14:textId="77777777" w:rsidR="00410791" w:rsidRDefault="00410791" w:rsidP="00410791">
      <w:r>
        <w:rPr>
          <w:rStyle w:val="CommentReference"/>
        </w:rPr>
        <w:annotationRef/>
      </w:r>
      <w:r>
        <w:rPr>
          <w:sz w:val="20"/>
          <w:szCs w:val="20"/>
        </w:rPr>
        <w:t>done.</w:t>
      </w:r>
    </w:p>
  </w:comment>
  <w:comment w:id="1274" w:author="Neal Haddaway" w:date="2026-06-15T07:37:00Z" w:initials="NH">
    <w:p w14:paraId="5EFD6AF7" w14:textId="002393B5" w:rsidR="00000000" w:rsidRDefault="00000000">
      <w:pPr>
        <w:pStyle w:val="CommentText"/>
      </w:pPr>
      <w:r>
        <w:rPr>
          <w:rStyle w:val="CommentReference"/>
        </w:rPr>
        <w:annotationRef/>
      </w:r>
      <w:r w:rsidRPr="3370BD8B">
        <w:t>Please add how the form or the coders were updated based on disagreements - were they told, trained, the form clarified?</w:t>
      </w:r>
    </w:p>
  </w:comment>
  <w:comment w:id="1275" w:author="Zarrar Khan" w:date="2026-06-17T11:14:00Z" w:initials="ZK">
    <w:p w14:paraId="2344CCB4" w14:textId="77777777" w:rsidR="00410791" w:rsidRDefault="00410791" w:rsidP="00410791">
      <w:r>
        <w:rPr>
          <w:rStyle w:val="CommentReference"/>
        </w:rPr>
        <w:annotationRef/>
      </w:r>
      <w:r>
        <w:rPr>
          <w:sz w:val="20"/>
          <w:szCs w:val="20"/>
        </w:rPr>
        <w:t>Updated.</w:t>
      </w:r>
    </w:p>
  </w:comment>
  <w:comment w:id="1290" w:author="Neal Haddaway" w:date="2026-06-09T07:23:00Z" w:initials="">
    <w:p w14:paraId="000000DA" w14:textId="118EBA9F" w:rsidR="00D77972" w:rsidRDefault="00000000">
      <w:pPr>
        <w:widowControl w:val="0"/>
        <w:pBdr>
          <w:top w:val="nil"/>
          <w:left w:val="nil"/>
          <w:bottom w:val="nil"/>
          <w:right w:val="nil"/>
          <w:between w:val="nil"/>
        </w:pBdr>
        <w:spacing w:before="0" w:after="0" w:line="240" w:lineRule="auto"/>
        <w:rPr>
          <w:rFonts w:ascii="Arial" w:eastAsia="Arial" w:hAnsi="Arial" w:cs="Arial"/>
          <w:color w:val="000000"/>
        </w:rPr>
      </w:pPr>
      <w:r>
        <w:rPr>
          <w:rFonts w:ascii="Arial" w:eastAsia="Arial" w:hAnsi="Arial" w:cs="Arial"/>
          <w:color w:val="000000"/>
        </w:rPr>
        <w:t>This is quite low - ideally we would want a few hundred studies here for sufficient resolution for cross tabulation of more complex categorical variables.</w:t>
      </w:r>
    </w:p>
  </w:comment>
  <w:comment w:id="1292" w:author="Zarrar Khan" w:date="2026-06-12T10:21:00Z" w:initials="">
    <w:p w14:paraId="000000DB" w14:textId="77777777" w:rsidR="00D77972" w:rsidRDefault="00000000">
      <w:pPr>
        <w:widowControl w:val="0"/>
        <w:pBdr>
          <w:top w:val="nil"/>
          <w:left w:val="nil"/>
          <w:bottom w:val="nil"/>
          <w:right w:val="nil"/>
          <w:between w:val="nil"/>
        </w:pBdr>
        <w:spacing w:before="0" w:after="0" w:line="240" w:lineRule="auto"/>
        <w:rPr>
          <w:rFonts w:ascii="Arial" w:eastAsia="Arial" w:hAnsi="Arial" w:cs="Arial"/>
          <w:color w:val="000000"/>
        </w:rPr>
      </w:pPr>
      <w:r>
        <w:rPr>
          <w:rFonts w:ascii="Arial" w:eastAsia="Arial" w:hAnsi="Arial" w:cs="Arial"/>
          <w:color w:val="000000"/>
        </w:rPr>
        <w:t>Updated numbers reflect the additional papers coded by RA's - 180 studies, 154 included.</w:t>
      </w:r>
    </w:p>
  </w:comment>
  <w:comment w:id="1291" w:author="Neal Haddaway" w:date="2026-06-15T07:35:00Z" w:initials="NH">
    <w:p w14:paraId="6D262EA6" w14:textId="3459E79F" w:rsidR="00000000" w:rsidRDefault="00000000">
      <w:pPr>
        <w:pStyle w:val="CommentText"/>
      </w:pPr>
      <w:r>
        <w:rPr>
          <w:rStyle w:val="CommentReference"/>
        </w:rPr>
        <w:annotationRef/>
      </w:r>
      <w:r w:rsidRPr="31645206">
        <w:t>Thanks</w:t>
      </w:r>
    </w:p>
  </w:comment>
  <w:comment w:id="1311" w:author="Neal Haddaway" w:date="2026-06-15T07:39:00Z" w:initials="NH">
    <w:p w14:paraId="36EFB21C" w14:textId="5EF197F8" w:rsidR="00000000" w:rsidRDefault="00000000">
      <w:pPr>
        <w:pStyle w:val="CommentText"/>
      </w:pPr>
      <w:r>
        <w:rPr>
          <w:rStyle w:val="CommentReference"/>
        </w:rPr>
        <w:annotationRef/>
      </w:r>
      <w:r w:rsidRPr="673E9789">
        <w:t>Can you be careful about terminology here - an evidence gap map is a specific product whose methodology was established by 3ie (it maps primary and secondary research and critically appraises the secondary research). I think this should be referred to as a (subsampling, term optional) 'evidence map' throughout.</w:t>
      </w:r>
    </w:p>
  </w:comment>
  <w:comment w:id="1312" w:author="Zarrar Khan" w:date="2026-06-17T11:24:00Z" w:initials="ZK">
    <w:p w14:paraId="5CC85615" w14:textId="77777777" w:rsidR="00ED663A" w:rsidRDefault="00ED663A" w:rsidP="00ED663A">
      <w:r>
        <w:rPr>
          <w:rStyle w:val="CommentReference"/>
        </w:rPr>
        <w:annotationRef/>
      </w:r>
      <w:r>
        <w:rPr>
          <w:sz w:val="20"/>
          <w:szCs w:val="20"/>
        </w:rPr>
        <w:t>replaced "evidence gap map" with "evidence map" throughout.</w:t>
      </w:r>
    </w:p>
  </w:comment>
  <w:comment w:id="1339" w:author="Neal Haddaway" w:date="2026-06-15T07:41:00Z" w:initials="NH">
    <w:p w14:paraId="1EF7F80D" w14:textId="146CECDE" w:rsidR="00000000" w:rsidRDefault="00000000">
      <w:pPr>
        <w:pStyle w:val="CommentText"/>
      </w:pPr>
      <w:r>
        <w:rPr>
          <w:rStyle w:val="CommentReference"/>
        </w:rPr>
        <w:annotationRef/>
      </w:r>
      <w:r w:rsidRPr="6B2F2BC4">
        <w:t>It's fine if you don't want to use a PRISMA formatted flow diagram and make your own, but please do ensure it follows PRISMA standards (including listing the database sources and numbers).</w:t>
      </w:r>
    </w:p>
  </w:comment>
  <w:comment w:id="1350" w:author="Jennifer Cisse" w:date="2026-06-15T01:29:00Z" w:initials="">
    <w:p w14:paraId="000000D1" w14:textId="77777777" w:rsidR="00D77972" w:rsidRDefault="00000000">
      <w:pPr>
        <w:widowControl w:val="0"/>
        <w:pBdr>
          <w:top w:val="nil"/>
          <w:left w:val="nil"/>
          <w:bottom w:val="nil"/>
          <w:right w:val="nil"/>
          <w:between w:val="nil"/>
        </w:pBdr>
        <w:spacing w:before="0" w:after="0" w:line="240" w:lineRule="auto"/>
        <w:rPr>
          <w:rFonts w:ascii="Arial" w:eastAsia="Arial" w:hAnsi="Arial" w:cs="Arial"/>
          <w:color w:val="000000"/>
        </w:rPr>
      </w:pPr>
      <w:r>
        <w:rPr>
          <w:rFonts w:ascii="Arial" w:eastAsia="Arial" w:hAnsi="Arial" w:cs="Arial"/>
          <w:color w:val="000000"/>
        </w:rPr>
        <w:t>Is it possible to split out the excluded from the n=180 into full-text exclusion vs not retrievable?</w:t>
      </w:r>
    </w:p>
  </w:comment>
  <w:comment w:id="1349" w:author="Neal Haddaway" w:date="2026-06-15T07:43:00Z" w:initials="NH">
    <w:p w14:paraId="6C63157D" w14:textId="43F98005" w:rsidR="00000000" w:rsidRDefault="00000000">
      <w:pPr>
        <w:pStyle w:val="CommentText"/>
      </w:pPr>
      <w:r>
        <w:rPr>
          <w:rStyle w:val="CommentReference"/>
        </w:rPr>
        <w:annotationRef/>
      </w:r>
      <w:r w:rsidRPr="2BA10B49">
        <w:t>Can you also please clarify in the flow diagram where humans versus machines were used. At present it looks like human screened all 26k records. You should also have an extra line for full text screening. If you use a PRISMA flow diagram you must conform to PRISMA minimum standards.</w:t>
      </w:r>
    </w:p>
  </w:comment>
  <w:comment w:id="1351" w:author="Zarrar Khan" w:date="2026-06-17T12:34:00Z" w:initials="ZK">
    <w:p w14:paraId="6E0A716C" w14:textId="77777777" w:rsidR="00A94E84" w:rsidRDefault="00A94E84" w:rsidP="00A94E84">
      <w:r>
        <w:rPr>
          <w:rStyle w:val="CommentReference"/>
        </w:rPr>
        <w:annotationRef/>
      </w:r>
      <w:r>
        <w:rPr>
          <w:sz w:val="20"/>
          <w:szCs w:val="20"/>
        </w:rPr>
        <w:t>Updated to conform to PRISMA and show LLM screening.</w:t>
      </w:r>
    </w:p>
  </w:comment>
  <w:comment w:id="1353" w:author="Neal Haddaway" w:date="2026-06-09T07:41:00Z" w:initials="">
    <w:p w14:paraId="000000CC" w14:textId="0610CFDF" w:rsidR="00D77972" w:rsidRDefault="00000000">
      <w:pPr>
        <w:widowControl w:val="0"/>
        <w:pBdr>
          <w:top w:val="nil"/>
          <w:left w:val="nil"/>
          <w:bottom w:val="nil"/>
          <w:right w:val="nil"/>
          <w:between w:val="nil"/>
        </w:pBdr>
        <w:spacing w:before="0" w:after="0" w:line="240" w:lineRule="auto"/>
        <w:rPr>
          <w:rFonts w:ascii="Arial" w:eastAsia="Arial" w:hAnsi="Arial" w:cs="Arial"/>
          <w:color w:val="000000"/>
        </w:rPr>
      </w:pPr>
      <w:r>
        <w:rPr>
          <w:rFonts w:ascii="Arial" w:eastAsia="Arial" w:hAnsi="Arial" w:cs="Arial"/>
          <w:color w:val="000000"/>
        </w:rPr>
        <w:t>I would like to see more cross tabulation in your synthesis - how have patterns changed over time? How do they change over space. You have analysed each of these components individually but this does not shed light on subtler nuances of the evidence base. I suspect your sample will not have the power to allow much in the way of additional heatmaps (86 studies is very few), but this analysis is rather superficial at present. I would recommend looking at some evidence maps/systematic maps in Environmental Evidence, for example, to see the kind of cross-tabulation we're looking for in addition.</w:t>
      </w:r>
    </w:p>
  </w:comment>
  <w:comment w:id="1354" w:author="Zarrar Khan" w:date="2026-06-17T11:35:00Z" w:initials="ZK">
    <w:p w14:paraId="71D7D69C" w14:textId="77777777" w:rsidR="005B3D86" w:rsidRDefault="005B3D86" w:rsidP="005B3D86">
      <w:r>
        <w:rPr>
          <w:rStyle w:val="CommentReference"/>
        </w:rPr>
        <w:annotationRef/>
      </w:r>
      <w:r>
        <w:rPr>
          <w:sz w:val="20"/>
          <w:szCs w:val="20"/>
        </w:rPr>
        <w:t>Included as separate section 4.7 on temporal and geographic patterns</w:t>
      </w:r>
    </w:p>
  </w:comment>
  <w:comment w:id="1368" w:author="Neal Haddaway" w:date="2026-06-09T07:22:00Z" w:initials="">
    <w:p w14:paraId="000000D2" w14:textId="20512143" w:rsidR="00D77972" w:rsidRDefault="00000000">
      <w:pPr>
        <w:widowControl w:val="0"/>
        <w:pBdr>
          <w:top w:val="nil"/>
          <w:left w:val="nil"/>
          <w:bottom w:val="nil"/>
          <w:right w:val="nil"/>
          <w:between w:val="nil"/>
        </w:pBdr>
        <w:spacing w:before="0" w:after="0" w:line="240" w:lineRule="auto"/>
        <w:rPr>
          <w:rFonts w:ascii="Arial" w:eastAsia="Arial" w:hAnsi="Arial" w:cs="Arial"/>
          <w:color w:val="000000"/>
        </w:rPr>
      </w:pPr>
      <w:r>
        <w:rPr>
          <w:rFonts w:ascii="Arial" w:eastAsia="Arial" w:hAnsi="Arial" w:cs="Arial"/>
          <w:color w:val="000000"/>
        </w:rPr>
        <w:t>Legend seems to have become detatched from the image</w:t>
      </w:r>
    </w:p>
  </w:comment>
  <w:comment w:id="1367" w:author="Neal Haddaway" w:date="2026-06-15T07:43:00Z" w:initials="NH">
    <w:p w14:paraId="2696D0ED" w14:textId="51FE6BC1" w:rsidR="00000000" w:rsidRDefault="00000000">
      <w:pPr>
        <w:pStyle w:val="CommentText"/>
      </w:pPr>
      <w:r>
        <w:rPr>
          <w:rStyle w:val="CommentReference"/>
        </w:rPr>
        <w:annotationRef/>
      </w:r>
      <w:r w:rsidRPr="7AE81571">
        <w:t>Thanks</w:t>
      </w:r>
    </w:p>
  </w:comment>
  <w:comment w:id="1379" w:author="Neal Haddaway" w:date="2026-06-09T07:28:00Z" w:initials="">
    <w:p w14:paraId="000000CE" w14:textId="77777777" w:rsidR="00D77972" w:rsidRDefault="00000000">
      <w:pPr>
        <w:widowControl w:val="0"/>
        <w:pBdr>
          <w:top w:val="nil"/>
          <w:left w:val="nil"/>
          <w:bottom w:val="nil"/>
          <w:right w:val="nil"/>
          <w:between w:val="nil"/>
        </w:pBdr>
        <w:spacing w:before="0" w:after="0" w:line="240" w:lineRule="auto"/>
        <w:rPr>
          <w:rFonts w:ascii="Arial" w:eastAsia="Arial" w:hAnsi="Arial" w:cs="Arial"/>
          <w:color w:val="000000"/>
        </w:rPr>
      </w:pPr>
      <w:r>
        <w:rPr>
          <w:rFonts w:ascii="Arial" w:eastAsia="Arial" w:hAnsi="Arial" w:cs="Arial"/>
          <w:color w:val="000000"/>
        </w:rPr>
        <w:t>I would avoid this word because it uses a statistic (sum) but I don't think people would generally agree that this is 'statistics'</w:t>
      </w:r>
    </w:p>
  </w:comment>
  <w:comment w:id="1378" w:author="Neal Haddaway" w:date="2026-06-15T07:43:00Z" w:initials="NH">
    <w:p w14:paraId="7A7E61D4" w14:textId="1D2C2903" w:rsidR="00000000" w:rsidRDefault="00000000">
      <w:pPr>
        <w:pStyle w:val="CommentText"/>
      </w:pPr>
      <w:r>
        <w:rPr>
          <w:rStyle w:val="CommentReference"/>
        </w:rPr>
        <w:annotationRef/>
      </w:r>
      <w:r w:rsidRPr="1E129AE6">
        <w:t>Thanks</w:t>
      </w:r>
    </w:p>
  </w:comment>
  <w:comment w:id="1389" w:author="Neal Haddaway" w:date="2026-06-15T07:46:00Z" w:initials="NH">
    <w:p w14:paraId="6AFFAB04" w14:textId="158BBC79" w:rsidR="00000000" w:rsidRDefault="00000000">
      <w:pPr>
        <w:pStyle w:val="CommentText"/>
      </w:pPr>
      <w:r>
        <w:rPr>
          <w:rStyle w:val="CommentReference"/>
        </w:rPr>
        <w:annotationRef/>
      </w:r>
      <w:r w:rsidRPr="4C7638C0">
        <w:t>This is a choropleth, rather than a map, but I would remove the text in parentheses as it's unnecessary.</w:t>
      </w:r>
    </w:p>
  </w:comment>
  <w:comment w:id="1390" w:author="Zarrar Khan" w:date="2026-06-17T11:29:00Z" w:initials="ZK">
    <w:p w14:paraId="473BBEDE" w14:textId="77777777" w:rsidR="005B3D86" w:rsidRDefault="005B3D86" w:rsidP="005B3D86">
      <w:r>
        <w:rPr>
          <w:rStyle w:val="CommentReference"/>
        </w:rPr>
        <w:annotationRef/>
      </w:r>
      <w:r>
        <w:rPr>
          <w:sz w:val="20"/>
          <w:szCs w:val="20"/>
        </w:rPr>
        <w:t>done.</w:t>
      </w:r>
    </w:p>
  </w:comment>
  <w:comment w:id="1403" w:author="Neal Haddaway" w:date="2026-06-09T07:29:00Z" w:initials="">
    <w:p w14:paraId="000000CB" w14:textId="14BB4146" w:rsidR="00D77972" w:rsidRDefault="00000000">
      <w:pPr>
        <w:widowControl w:val="0"/>
        <w:pBdr>
          <w:top w:val="nil"/>
          <w:left w:val="nil"/>
          <w:bottom w:val="nil"/>
          <w:right w:val="nil"/>
          <w:between w:val="nil"/>
        </w:pBdr>
        <w:spacing w:before="0" w:after="0" w:line="240" w:lineRule="auto"/>
        <w:rPr>
          <w:rFonts w:ascii="Arial" w:eastAsia="Arial" w:hAnsi="Arial" w:cs="Arial"/>
          <w:color w:val="000000"/>
        </w:rPr>
      </w:pPr>
      <w:r>
        <w:rPr>
          <w:rFonts w:ascii="Arial" w:eastAsia="Arial" w:hAnsi="Arial" w:cs="Arial"/>
          <w:color w:val="000000"/>
        </w:rPr>
        <w:t>Please make sure you cross-reference figures in the main text.</w:t>
      </w:r>
    </w:p>
  </w:comment>
  <w:comment w:id="1402" w:author="Neal Haddaway" w:date="2026-06-15T07:46:00Z" w:initials="NH">
    <w:p w14:paraId="143C5EC2" w14:textId="6D483450" w:rsidR="00000000" w:rsidRDefault="00000000">
      <w:pPr>
        <w:pStyle w:val="CommentText"/>
      </w:pPr>
      <w:r>
        <w:rPr>
          <w:rStyle w:val="CommentReference"/>
        </w:rPr>
        <w:annotationRef/>
      </w:r>
      <w:r w:rsidRPr="66FB9AE3">
        <w:t>Thanks</w:t>
      </w:r>
    </w:p>
  </w:comment>
  <w:comment w:id="1411" w:author="Neal Haddaway" w:date="2026-06-09T07:29:00Z" w:initials="">
    <w:p w14:paraId="000000D4" w14:textId="77777777" w:rsidR="00D77972" w:rsidRDefault="00000000">
      <w:pPr>
        <w:widowControl w:val="0"/>
        <w:pBdr>
          <w:top w:val="nil"/>
          <w:left w:val="nil"/>
          <w:bottom w:val="nil"/>
          <w:right w:val="nil"/>
          <w:between w:val="nil"/>
        </w:pBdr>
        <w:spacing w:before="0" w:after="0" w:line="240" w:lineRule="auto"/>
        <w:rPr>
          <w:rFonts w:ascii="Arial" w:eastAsia="Arial" w:hAnsi="Arial" w:cs="Arial"/>
          <w:color w:val="000000"/>
        </w:rPr>
      </w:pPr>
      <w:r>
        <w:rPr>
          <w:rFonts w:ascii="Arial" w:eastAsia="Arial" w:hAnsi="Arial" w:cs="Arial"/>
          <w:color w:val="000000"/>
        </w:rPr>
        <w:t>It looks like these data might need tidying - I see lower case country names, underscores, complex responses...</w:t>
      </w:r>
    </w:p>
  </w:comment>
  <w:comment w:id="1413" w:author="Zarrar Khan" w:date="2026-06-12T15:32:00Z" w:initials="">
    <w:p w14:paraId="000000D5" w14:textId="77777777" w:rsidR="00D77972" w:rsidRDefault="00000000">
      <w:pPr>
        <w:widowControl w:val="0"/>
        <w:pBdr>
          <w:top w:val="nil"/>
          <w:left w:val="nil"/>
          <w:bottom w:val="nil"/>
          <w:right w:val="nil"/>
          <w:between w:val="nil"/>
        </w:pBdr>
        <w:spacing w:before="0" w:after="0" w:line="240" w:lineRule="auto"/>
        <w:rPr>
          <w:rFonts w:ascii="Arial" w:eastAsia="Arial" w:hAnsi="Arial" w:cs="Arial"/>
          <w:color w:val="000000"/>
        </w:rPr>
      </w:pPr>
      <w:r>
        <w:rPr>
          <w:rFonts w:ascii="Arial" w:eastAsia="Arial" w:hAnsi="Arial" w:cs="Arial"/>
          <w:color w:val="000000"/>
        </w:rPr>
        <w:t>Tidied.</w:t>
      </w:r>
    </w:p>
  </w:comment>
  <w:comment w:id="1412" w:author="Neal Haddaway" w:date="2026-06-15T07:46:00Z" w:initials="NH">
    <w:p w14:paraId="36E32BB0" w14:textId="7496C648" w:rsidR="00000000" w:rsidRDefault="00000000">
      <w:pPr>
        <w:pStyle w:val="CommentText"/>
      </w:pPr>
      <w:r>
        <w:rPr>
          <w:rStyle w:val="CommentReference"/>
        </w:rPr>
        <w:annotationRef/>
      </w:r>
      <w:r w:rsidRPr="1530BBFD">
        <w:t>Thanks</w:t>
      </w:r>
    </w:p>
  </w:comment>
  <w:comment w:id="1425" w:author="Neal Haddaway" w:date="2026-06-09T07:32:00Z" w:initials="">
    <w:p w14:paraId="000000D8" w14:textId="77777777" w:rsidR="00D77972" w:rsidRDefault="00000000">
      <w:pPr>
        <w:widowControl w:val="0"/>
        <w:pBdr>
          <w:top w:val="nil"/>
          <w:left w:val="nil"/>
          <w:bottom w:val="nil"/>
          <w:right w:val="nil"/>
          <w:between w:val="nil"/>
        </w:pBdr>
        <w:spacing w:before="0" w:after="0" w:line="240" w:lineRule="auto"/>
        <w:rPr>
          <w:rFonts w:ascii="Arial" w:eastAsia="Arial" w:hAnsi="Arial" w:cs="Arial"/>
          <w:color w:val="000000"/>
        </w:rPr>
      </w:pPr>
      <w:r>
        <w:rPr>
          <w:rFonts w:ascii="Arial" w:eastAsia="Arial" w:hAnsi="Arial" w:cs="Arial"/>
          <w:color w:val="000000"/>
        </w:rPr>
        <w:t>Some of these levels seem overlapping (experimental and RCT designs are quantitative, participatory are qualitative)...?</w:t>
      </w:r>
    </w:p>
  </w:comment>
  <w:comment w:id="1427" w:author="Zarrar Khan" w:date="2026-06-12T15:46:00Z" w:initials="">
    <w:p w14:paraId="000000D9" w14:textId="77777777" w:rsidR="00D77972" w:rsidRDefault="00000000">
      <w:pPr>
        <w:widowControl w:val="0"/>
        <w:pBdr>
          <w:top w:val="nil"/>
          <w:left w:val="nil"/>
          <w:bottom w:val="nil"/>
          <w:right w:val="nil"/>
          <w:between w:val="nil"/>
        </w:pBdr>
        <w:spacing w:before="0" w:after="0" w:line="240" w:lineRule="auto"/>
        <w:rPr>
          <w:rFonts w:ascii="Arial" w:eastAsia="Arial" w:hAnsi="Arial" w:cs="Arial"/>
          <w:color w:val="000000"/>
        </w:rPr>
      </w:pPr>
      <w:r>
        <w:rPr>
          <w:rFonts w:ascii="Arial" w:eastAsia="Arial" w:hAnsi="Arial" w:cs="Arial"/>
          <w:color w:val="000000"/>
        </w:rPr>
        <w:t>Fixed.</w:t>
      </w:r>
    </w:p>
  </w:comment>
  <w:comment w:id="1426" w:author="Neal Haddaway" w:date="2026-06-15T07:47:00Z" w:initials="NH">
    <w:p w14:paraId="3116AE65" w14:textId="2B6194CE" w:rsidR="00000000" w:rsidRDefault="00000000">
      <w:pPr>
        <w:pStyle w:val="CommentText"/>
      </w:pPr>
      <w:r>
        <w:rPr>
          <w:rStyle w:val="CommentReference"/>
        </w:rPr>
        <w:annotationRef/>
      </w:r>
      <w:r w:rsidRPr="1EB9FAFE">
        <w:t>Thanks</w:t>
      </w:r>
    </w:p>
  </w:comment>
  <w:comment w:id="1448" w:author="Neal Haddaway" w:date="2026-06-09T07:33:00Z" w:initials="">
    <w:p w14:paraId="000000D3" w14:textId="77777777" w:rsidR="00D77972" w:rsidRDefault="00000000">
      <w:pPr>
        <w:widowControl w:val="0"/>
        <w:pBdr>
          <w:top w:val="nil"/>
          <w:left w:val="nil"/>
          <w:bottom w:val="nil"/>
          <w:right w:val="nil"/>
          <w:between w:val="nil"/>
        </w:pBdr>
        <w:spacing w:before="0" w:after="0" w:line="240" w:lineRule="auto"/>
        <w:rPr>
          <w:rFonts w:ascii="Arial" w:eastAsia="Arial" w:hAnsi="Arial" w:cs="Arial"/>
          <w:color w:val="000000"/>
        </w:rPr>
      </w:pPr>
      <w:r>
        <w:rPr>
          <w:rFonts w:ascii="Arial" w:eastAsia="Arial" w:hAnsi="Arial" w:cs="Arial"/>
          <w:color w:val="000000"/>
        </w:rPr>
        <w:t>Rather an odd statistic for timeseries data</w:t>
      </w:r>
    </w:p>
  </w:comment>
  <w:comment w:id="1447" w:author="Neal Haddaway" w:date="2026-06-15T07:47:00Z" w:initials="NH">
    <w:p w14:paraId="46F1B2BB" w14:textId="270C8BF7" w:rsidR="00000000" w:rsidRDefault="00000000">
      <w:pPr>
        <w:pStyle w:val="CommentText"/>
      </w:pPr>
      <w:r>
        <w:rPr>
          <w:rStyle w:val="CommentReference"/>
        </w:rPr>
        <w:annotationRef/>
      </w:r>
      <w:r w:rsidRPr="7C5F76B6">
        <w:t>Thanks</w:t>
      </w:r>
    </w:p>
  </w:comment>
  <w:comment w:id="1505" w:author="Neal Haddaway" w:date="2026-06-09T07:42:00Z" w:initials="">
    <w:p w14:paraId="000000CD" w14:textId="77777777" w:rsidR="00D77972" w:rsidRDefault="00000000">
      <w:pPr>
        <w:widowControl w:val="0"/>
        <w:pBdr>
          <w:top w:val="nil"/>
          <w:left w:val="nil"/>
          <w:bottom w:val="nil"/>
          <w:right w:val="nil"/>
          <w:between w:val="nil"/>
        </w:pBdr>
        <w:spacing w:before="0" w:after="0" w:line="240" w:lineRule="auto"/>
        <w:rPr>
          <w:rFonts w:ascii="Arial" w:eastAsia="Arial" w:hAnsi="Arial" w:cs="Arial"/>
          <w:color w:val="000000"/>
        </w:rPr>
      </w:pPr>
      <w:r>
        <w:rPr>
          <w:rFonts w:ascii="Arial" w:eastAsia="Arial" w:hAnsi="Arial" w:cs="Arial"/>
          <w:color w:val="000000"/>
        </w:rPr>
        <w:t>You won't be able to conduct a meta-analysis - you would need to map the entire corpus before filtering, and that seems very much outside your resource constraints.</w:t>
      </w:r>
    </w:p>
  </w:comment>
  <w:comment w:id="1504" w:author="Neal Haddaway" w:date="2026-06-15T07:52:00Z" w:initials="NH">
    <w:p w14:paraId="67AA4302" w14:textId="132197F3" w:rsidR="00000000" w:rsidRDefault="00000000">
      <w:pPr>
        <w:pStyle w:val="CommentText"/>
      </w:pPr>
      <w:r>
        <w:rPr>
          <w:rStyle w:val="CommentReference"/>
        </w:rPr>
        <w:annotationRef/>
      </w:r>
      <w:r w:rsidRPr="27C126B1">
        <w:t>Thanks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DC" w15:done="1"/>
  <w15:commentEx w15:paraId="000000DD" w15:paraIdParent="000000DC" w15:done="1"/>
  <w15:commentEx w15:paraId="0F0A1BED" w15:paraIdParent="000000DC" w15:done="1"/>
  <w15:commentEx w15:paraId="000000D6" w15:done="0"/>
  <w15:commentEx w15:paraId="000000D7" w15:paraIdParent="000000D6" w15:done="0"/>
  <w15:commentEx w15:paraId="552895EE" w15:paraIdParent="000000D6" w15:done="0"/>
  <w15:commentEx w15:paraId="1ADA8069" w15:paraIdParent="000000D6" w15:done="0"/>
  <w15:commentEx w15:paraId="25B5D5D6" w15:done="0"/>
  <w15:commentEx w15:paraId="0413D860" w15:paraIdParent="25B5D5D6" w15:done="0"/>
  <w15:commentEx w15:paraId="1D302BA4" w15:done="0"/>
  <w15:commentEx w15:paraId="7E0FC254" w15:done="0"/>
  <w15:commentEx w15:paraId="1233F403" w15:done="0"/>
  <w15:commentEx w15:paraId="3460A4DB" w15:paraIdParent="1233F403" w15:done="0"/>
  <w15:commentEx w15:paraId="395BF70B" w15:done="0"/>
  <w15:commentEx w15:paraId="254E9AE9" w15:paraIdParent="395BF70B" w15:done="0"/>
  <w15:commentEx w15:paraId="5360307F" w15:done="0"/>
  <w15:commentEx w15:paraId="52CAC020" w15:paraIdParent="5360307F" w15:done="0"/>
  <w15:commentEx w15:paraId="0C638246" w15:done="0"/>
  <w15:commentEx w15:paraId="7DF62C91" w15:paraIdParent="0C638246" w15:done="0"/>
  <w15:commentEx w15:paraId="5EFD6AF7" w15:done="0"/>
  <w15:commentEx w15:paraId="2344CCB4" w15:paraIdParent="5EFD6AF7" w15:done="0"/>
  <w15:commentEx w15:paraId="000000DA" w15:done="1"/>
  <w15:commentEx w15:paraId="000000DB" w15:paraIdParent="000000DA" w15:done="1"/>
  <w15:commentEx w15:paraId="6D262EA6" w15:paraIdParent="000000DA" w15:done="1"/>
  <w15:commentEx w15:paraId="36EFB21C" w15:done="0"/>
  <w15:commentEx w15:paraId="5CC85615" w15:paraIdParent="36EFB21C" w15:done="0"/>
  <w15:commentEx w15:paraId="1EF7F80D" w15:done="0"/>
  <w15:commentEx w15:paraId="000000D1" w15:done="0"/>
  <w15:commentEx w15:paraId="6C63157D" w15:paraIdParent="000000D1" w15:done="0"/>
  <w15:commentEx w15:paraId="6E0A716C" w15:paraIdParent="000000D1" w15:done="0"/>
  <w15:commentEx w15:paraId="000000CC" w15:done="0"/>
  <w15:commentEx w15:paraId="71D7D69C" w15:paraIdParent="000000CC" w15:done="0"/>
  <w15:commentEx w15:paraId="000000D2" w15:done="1"/>
  <w15:commentEx w15:paraId="2696D0ED" w15:paraIdParent="000000D2" w15:done="1"/>
  <w15:commentEx w15:paraId="000000CE" w15:done="1"/>
  <w15:commentEx w15:paraId="7A7E61D4" w15:paraIdParent="000000CE" w15:done="1"/>
  <w15:commentEx w15:paraId="6AFFAB04" w15:done="0"/>
  <w15:commentEx w15:paraId="473BBEDE" w15:paraIdParent="6AFFAB04" w15:done="0"/>
  <w15:commentEx w15:paraId="000000CB" w15:done="1"/>
  <w15:commentEx w15:paraId="143C5EC2" w15:paraIdParent="000000CB" w15:done="1"/>
  <w15:commentEx w15:paraId="000000D4" w15:done="1"/>
  <w15:commentEx w15:paraId="000000D5" w15:paraIdParent="000000D4" w15:done="1"/>
  <w15:commentEx w15:paraId="36E32BB0" w15:paraIdParent="000000D4" w15:done="1"/>
  <w15:commentEx w15:paraId="000000D8" w15:done="1"/>
  <w15:commentEx w15:paraId="000000D9" w15:paraIdParent="000000D8" w15:done="1"/>
  <w15:commentEx w15:paraId="3116AE65" w15:paraIdParent="000000D8" w15:done="1"/>
  <w15:commentEx w15:paraId="000000D3" w15:done="0"/>
  <w15:commentEx w15:paraId="46F1B2BB" w15:paraIdParent="000000D3" w15:done="0"/>
  <w15:commentEx w15:paraId="000000CD" w15:done="1"/>
  <w15:commentEx w15:paraId="67AA4302" w15:paraIdParent="000000C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717FEE" w16cex:dateUtc="2026-06-15T06:31:00Z"/>
  <w16cex:commentExtensible w16cex:durableId="69D96CEC" w16cex:dateUtc="2026-06-15T06:31:00Z"/>
  <w16cex:commentExtensible w16cex:durableId="7E7DA3C4" w16cex:dateUtc="2026-06-17T04:34:00Z"/>
  <w16cex:commentExtensible w16cex:durableId="12042E0A" w16cex:dateUtc="2026-06-15T06:32:00Z"/>
  <w16cex:commentExtensible w16cex:durableId="40049BF1" w16cex:dateUtc="2026-06-17T04:48:00Z"/>
  <w16cex:commentExtensible w16cex:durableId="64EBCF52" w16cex:dateUtc="2026-06-15T06:32:00Z"/>
  <w16cex:commentExtensible w16cex:durableId="0997DABC" w16cex:dateUtc="2026-06-15T06:34:00Z"/>
  <w16cex:commentExtensible w16cex:durableId="523B2C06" w16cex:dateUtc="2026-06-15T06:36:00Z"/>
  <w16cex:commentExtensible w16cex:durableId="53ECEE85" w16cex:dateUtc="2026-06-17T06:38:00Z"/>
  <w16cex:commentExtensible w16cex:durableId="3353CC98" w16cex:dateUtc="2026-06-15T06:35:00Z"/>
  <w16cex:commentExtensible w16cex:durableId="7DF17CA1" w16cex:dateUtc="2026-06-17T06:38:00Z"/>
  <w16cex:commentExtensible w16cex:durableId="50E867B7" w16cex:dateUtc="2026-06-15T06:36:00Z"/>
  <w16cex:commentExtensible w16cex:durableId="703EE7F1" w16cex:dateUtc="2026-06-17T06:11:00Z"/>
  <w16cex:commentExtensible w16cex:durableId="0F0C08ED" w16cex:dateUtc="2026-06-15T06:37:00Z"/>
  <w16cex:commentExtensible w16cex:durableId="21EEC8B3" w16cex:dateUtc="2026-06-17T06:14:00Z"/>
  <w16cex:commentExtensible w16cex:durableId="76DCED08" w16cex:dateUtc="2026-06-15T06:37:00Z"/>
  <w16cex:commentExtensible w16cex:durableId="52C681DF" w16cex:dateUtc="2026-06-17T06:14:00Z"/>
  <w16cex:commentExtensible w16cex:durableId="1ABC12F6" w16cex:dateUtc="2026-06-15T06:35:00Z"/>
  <w16cex:commentExtensible w16cex:durableId="6FEC9E9E" w16cex:dateUtc="2026-06-15T06:39:00Z"/>
  <w16cex:commentExtensible w16cex:durableId="6A98170C" w16cex:dateUtc="2026-06-17T06:24:00Z"/>
  <w16cex:commentExtensible w16cex:durableId="4990B483" w16cex:dateUtc="2026-06-15T06:41:00Z"/>
  <w16cex:commentExtensible w16cex:durableId="4EBE8CD0" w16cex:dateUtc="2026-06-15T06:43:00Z"/>
  <w16cex:commentExtensible w16cex:durableId="1F8F0221" w16cex:dateUtc="2026-06-17T07:34:00Z"/>
  <w16cex:commentExtensible w16cex:durableId="1E1E172A" w16cex:dateUtc="2026-06-17T06:35:00Z"/>
  <w16cex:commentExtensible w16cex:durableId="7EB9FF19" w16cex:dateUtc="2026-06-15T06:43:00Z"/>
  <w16cex:commentExtensible w16cex:durableId="0DB51DDF" w16cex:dateUtc="2026-06-15T06:43:00Z"/>
  <w16cex:commentExtensible w16cex:durableId="157AC8DB" w16cex:dateUtc="2026-06-15T06:46:00Z"/>
  <w16cex:commentExtensible w16cex:durableId="28292A47" w16cex:dateUtc="2026-06-17T06:29:00Z"/>
  <w16cex:commentExtensible w16cex:durableId="6B54988A" w16cex:dateUtc="2026-06-15T06:46:00Z"/>
  <w16cex:commentExtensible w16cex:durableId="0E6F41A4" w16cex:dateUtc="2026-06-15T06:46:00Z"/>
  <w16cex:commentExtensible w16cex:durableId="167C02AC" w16cex:dateUtc="2026-06-15T06:47:00Z"/>
  <w16cex:commentExtensible w16cex:durableId="79F5964F" w16cex:dateUtc="2026-06-15T06:47:00Z"/>
  <w16cex:commentExtensible w16cex:durableId="30CF35D1" w16cex:dateUtc="2026-06-15T06: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DC" w16cid:durableId="000000DC"/>
  <w16cid:commentId w16cid:paraId="000000DD" w16cid:durableId="000000DD"/>
  <w16cid:commentId w16cid:paraId="0F0A1BED" w16cid:durableId="49717FEE"/>
  <w16cid:commentId w16cid:paraId="000000D6" w16cid:durableId="000000D6"/>
  <w16cid:commentId w16cid:paraId="000000D7" w16cid:durableId="000000D7"/>
  <w16cid:commentId w16cid:paraId="552895EE" w16cid:durableId="69D96CEC"/>
  <w16cid:commentId w16cid:paraId="1ADA8069" w16cid:durableId="7E7DA3C4"/>
  <w16cid:commentId w16cid:paraId="25B5D5D6" w16cid:durableId="12042E0A"/>
  <w16cid:commentId w16cid:paraId="0413D860" w16cid:durableId="40049BF1"/>
  <w16cid:commentId w16cid:paraId="1D302BA4" w16cid:durableId="64EBCF52"/>
  <w16cid:commentId w16cid:paraId="7E0FC254" w16cid:durableId="0997DABC"/>
  <w16cid:commentId w16cid:paraId="1233F403" w16cid:durableId="523B2C06"/>
  <w16cid:commentId w16cid:paraId="3460A4DB" w16cid:durableId="53ECEE85"/>
  <w16cid:commentId w16cid:paraId="395BF70B" w16cid:durableId="3353CC98"/>
  <w16cid:commentId w16cid:paraId="254E9AE9" w16cid:durableId="7DF17CA1"/>
  <w16cid:commentId w16cid:paraId="5360307F" w16cid:durableId="50E867B7"/>
  <w16cid:commentId w16cid:paraId="52CAC020" w16cid:durableId="703EE7F1"/>
  <w16cid:commentId w16cid:paraId="0C638246" w16cid:durableId="0F0C08ED"/>
  <w16cid:commentId w16cid:paraId="7DF62C91" w16cid:durableId="21EEC8B3"/>
  <w16cid:commentId w16cid:paraId="5EFD6AF7" w16cid:durableId="76DCED08"/>
  <w16cid:commentId w16cid:paraId="2344CCB4" w16cid:durableId="52C681DF"/>
  <w16cid:commentId w16cid:paraId="000000DA" w16cid:durableId="000000DA"/>
  <w16cid:commentId w16cid:paraId="000000DB" w16cid:durableId="000000DB"/>
  <w16cid:commentId w16cid:paraId="6D262EA6" w16cid:durableId="1ABC12F6"/>
  <w16cid:commentId w16cid:paraId="36EFB21C" w16cid:durableId="6FEC9E9E"/>
  <w16cid:commentId w16cid:paraId="5CC85615" w16cid:durableId="6A98170C"/>
  <w16cid:commentId w16cid:paraId="1EF7F80D" w16cid:durableId="4990B483"/>
  <w16cid:commentId w16cid:paraId="000000D1" w16cid:durableId="000000D1"/>
  <w16cid:commentId w16cid:paraId="6C63157D" w16cid:durableId="4EBE8CD0"/>
  <w16cid:commentId w16cid:paraId="6E0A716C" w16cid:durableId="1F8F0221"/>
  <w16cid:commentId w16cid:paraId="000000CC" w16cid:durableId="000000CC"/>
  <w16cid:commentId w16cid:paraId="71D7D69C" w16cid:durableId="1E1E172A"/>
  <w16cid:commentId w16cid:paraId="000000D2" w16cid:durableId="000000D2"/>
  <w16cid:commentId w16cid:paraId="2696D0ED" w16cid:durableId="7EB9FF19"/>
  <w16cid:commentId w16cid:paraId="000000CE" w16cid:durableId="000000CE"/>
  <w16cid:commentId w16cid:paraId="7A7E61D4" w16cid:durableId="0DB51DDF"/>
  <w16cid:commentId w16cid:paraId="6AFFAB04" w16cid:durableId="157AC8DB"/>
  <w16cid:commentId w16cid:paraId="473BBEDE" w16cid:durableId="28292A47"/>
  <w16cid:commentId w16cid:paraId="000000CB" w16cid:durableId="000000CB"/>
  <w16cid:commentId w16cid:paraId="143C5EC2" w16cid:durableId="6B54988A"/>
  <w16cid:commentId w16cid:paraId="000000D4" w16cid:durableId="000000D4"/>
  <w16cid:commentId w16cid:paraId="000000D5" w16cid:durableId="000000D5"/>
  <w16cid:commentId w16cid:paraId="36E32BB0" w16cid:durableId="0E6F41A4"/>
  <w16cid:commentId w16cid:paraId="000000D8" w16cid:durableId="000000D8"/>
  <w16cid:commentId w16cid:paraId="000000D9" w16cid:durableId="000000D9"/>
  <w16cid:commentId w16cid:paraId="3116AE65" w16cid:durableId="167C02AC"/>
  <w16cid:commentId w16cid:paraId="000000D3" w16cid:durableId="000000D3"/>
  <w16cid:commentId w16cid:paraId="46F1B2BB" w16cid:durableId="79F5964F"/>
  <w16cid:commentId w16cid:paraId="000000CD" w16cid:durableId="000000CD"/>
  <w16cid:commentId w16cid:paraId="67AA4302" w16cid:durableId="30CF35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9B046" w14:textId="77777777" w:rsidR="006E6BA0" w:rsidRDefault="006E6BA0">
      <w:pPr>
        <w:spacing w:before="0" w:after="0" w:line="240" w:lineRule="auto"/>
      </w:pPr>
      <w:r>
        <w:separator/>
      </w:r>
    </w:p>
  </w:endnote>
  <w:endnote w:type="continuationSeparator" w:id="0">
    <w:p w14:paraId="5D701E75" w14:textId="77777777" w:rsidR="006E6BA0" w:rsidRDefault="006E6BA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B00BD02-28CF-F941-B45D-DFE57E264A8B}"/>
    <w:embedBold r:id="rId2" w:fontKey="{BDED53E4-CD05-ED41-B208-17A6D63AC267}"/>
  </w:font>
  <w:font w:name="Noto Sans Symbols">
    <w:altName w:val="Calibri"/>
    <w:panose1 w:val="020B0604020202020204"/>
    <w:charset w:val="00"/>
    <w:family w:val="auto"/>
    <w:pitch w:val="default"/>
    <w:embedRegular r:id="rId3" w:fontKey="{5CA1902F-29E0-AE49-B64B-6538CD31313B}"/>
  </w:font>
  <w:font w:name="Courier New">
    <w:panose1 w:val="02070309020205020404"/>
    <w:charset w:val="00"/>
    <w:family w:val="modern"/>
    <w:pitch w:val="fixed"/>
    <w:sig w:usb0="E0002AFF" w:usb1="C0007843" w:usb2="00000009" w:usb3="00000000" w:csb0="000001FF" w:csb1="00000000"/>
    <w:embedRegular r:id="rId4" w:fontKey="{809C2EBA-92D6-BC48-ADDC-E876B9A1D61B}"/>
  </w:font>
  <w:font w:name="Symbol">
    <w:panose1 w:val="05050102010706020507"/>
    <w:charset w:val="02"/>
    <w:family w:val="decorative"/>
    <w:pitch w:val="variable"/>
    <w:sig w:usb0="00000000" w:usb1="10000000" w:usb2="00000000" w:usb3="00000000" w:csb0="80000000" w:csb1="00000000"/>
    <w:embedRegular r:id="rId5" w:fontKey="{683C123A-45CD-AD4A-8007-8F35CBC78DE1}"/>
  </w:font>
  <w:font w:name="Wingdings">
    <w:panose1 w:val="05000000000000000000"/>
    <w:charset w:val="4D"/>
    <w:family w:val="decorative"/>
    <w:pitch w:val="variable"/>
    <w:sig w:usb0="00000003" w:usb1="00000000" w:usb2="00000000" w:usb3="00000000" w:csb0="80000001" w:csb1="00000000"/>
    <w:embedRegular r:id="rId6" w:fontKey="{9CF05472-BEBE-BA46-9103-2D33EAE7FAC6}"/>
  </w:font>
  <w:font w:name="Lato">
    <w:panose1 w:val="020F0502020204030203"/>
    <w:charset w:val="00"/>
    <w:family w:val="swiss"/>
    <w:pitch w:val="variable"/>
    <w:sig w:usb0="E10002FF" w:usb1="5000ECFF" w:usb2="00000021" w:usb3="00000000" w:csb0="0000019F" w:csb1="00000000"/>
    <w:embedRegular r:id="rId7" w:fontKey="{C2CBC641-FCF4-FC42-B9BD-322FDF47AF39}"/>
    <w:embedBold r:id="rId8" w:fontKey="{1E027D67-58DD-5441-88A9-7BB7D7CD6269}"/>
    <w:embedItalic r:id="rId9" w:fontKey="{DCC75022-CAA7-7E48-BE03-1A4627217502}"/>
    <w:embedBoldItalic r:id="rId10" w:fontKey="{6BDAE5FF-64D4-DC40-A03E-6BD6DE1E3823}"/>
  </w:font>
  <w:font w:name="EB Garamond">
    <w:panose1 w:val="00000500000000000000"/>
    <w:charset w:val="00"/>
    <w:family w:val="auto"/>
    <w:pitch w:val="variable"/>
    <w:sig w:usb0="E00002FF" w:usb1="02000413" w:usb2="00000000" w:usb3="00000000" w:csb0="0000019F" w:csb1="00000000"/>
    <w:embedRegular r:id="rId11" w:fontKey="{78B361BA-1B2C-D948-B173-B775F1CC2318}"/>
    <w:embedBold r:id="rId12" w:fontKey="{46B96FBE-B5FB-414C-B70D-FEBC8BD3DA4D}"/>
  </w:font>
  <w:font w:name="Arial">
    <w:panose1 w:val="020B0604020202020204"/>
    <w:charset w:val="00"/>
    <w:family w:val="swiss"/>
    <w:pitch w:val="variable"/>
    <w:sig w:usb0="E0002AFF" w:usb1="C0007843" w:usb2="00000009" w:usb3="00000000" w:csb0="000001FF" w:csb1="00000000"/>
    <w:embedRegular r:id="rId13" w:fontKey="{DD82B227-CF8A-5B41-8F2B-8E604DCAEC1B}"/>
  </w:font>
  <w:font w:name="Nova Mono">
    <w:altName w:val="Calibri"/>
    <w:panose1 w:val="020B0604020202020204"/>
    <w:charset w:val="00"/>
    <w:family w:val="auto"/>
    <w:pitch w:val="default"/>
  </w:font>
  <w:font w:name="Roboto">
    <w:panose1 w:val="02000000000000000000"/>
    <w:charset w:val="00"/>
    <w:family w:val="auto"/>
    <w:pitch w:val="variable"/>
    <w:sig w:usb0="E0000AFF" w:usb1="5000217F" w:usb2="00000021" w:usb3="00000000" w:csb0="0000019F" w:csb1="00000000"/>
    <w:embedRegular r:id="rId14" w:fontKey="{E1F8C2CE-C4F2-CD49-ADD9-D8F25FBD4C22}"/>
  </w:font>
  <w:font w:name="Segoe UI">
    <w:panose1 w:val="020B0502040204020203"/>
    <w:charset w:val="00"/>
    <w:family w:val="swiss"/>
    <w:pitch w:val="variable"/>
    <w:sig w:usb0="E4002EFF" w:usb1="C000E47F" w:usb2="00000009" w:usb3="00000000" w:csb0="000001FF" w:csb1="00000000"/>
    <w:embedRegular r:id="rId15" w:fontKey="{F35834F0-A960-E14D-8D4A-323277B0D90E}"/>
    <w:embedBold r:id="rId16" w:fontKey="{79CF303B-E0ED-C34E-9E36-4651254B70E0}"/>
  </w:font>
  <w:font w:name="Cambria Math">
    <w:panose1 w:val="02040503050406030204"/>
    <w:charset w:val="00"/>
    <w:family w:val="roman"/>
    <w:pitch w:val="variable"/>
    <w:sig w:usb0="E00002FF" w:usb1="420024FF" w:usb2="00000000" w:usb3="00000000" w:csb0="0000019F" w:csb1="00000000"/>
    <w:embedBold r:id="rId17" w:fontKey="{6CF98E9B-24AB-6448-8AD2-2238184EB392}"/>
  </w:font>
  <w:font w:name="AppleSystemUIFont">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embedRegular r:id="rId19" w:fontKey="{9FD98C59-1E93-514D-97CC-BEE966F4626E}"/>
  </w:font>
  <w:font w:name="Cambria">
    <w:panose1 w:val="02040503050406030204"/>
    <w:charset w:val="00"/>
    <w:family w:val="roman"/>
    <w:pitch w:val="variable"/>
    <w:sig w:usb0="E00002FF" w:usb1="400004FF" w:usb2="00000000" w:usb3="00000000" w:csb0="0000019F" w:csb1="00000000"/>
    <w:embedRegular r:id="rId20" w:fontKey="{7658896D-9025-1C4F-BB00-66BB119BF5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8" w14:textId="77777777" w:rsidR="00D77972" w:rsidRDefault="00D77972">
    <w:pPr>
      <w:pBdr>
        <w:top w:val="nil"/>
        <w:left w:val="nil"/>
        <w:bottom w:val="nil"/>
        <w:right w:val="nil"/>
        <w:between w:val="nil"/>
      </w:pBdr>
      <w:tabs>
        <w:tab w:val="center" w:pos="4513"/>
        <w:tab w:val="right" w:pos="9026"/>
      </w:tabs>
      <w:spacing w:before="0"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9" w14:textId="3BF45270" w:rsidR="00D77972" w:rsidRDefault="00000000">
    <w:pPr>
      <w:pBdr>
        <w:top w:val="single" w:sz="18" w:space="2" w:color="21472E"/>
      </w:pBdr>
      <w:tabs>
        <w:tab w:val="right" w:pos="12960"/>
        <w:tab w:val="right" w:pos="8460"/>
        <w:tab w:val="right" w:pos="8460"/>
      </w:tabs>
      <w:rPr>
        <w:rFonts w:ascii="EB Garamond" w:eastAsia="EB Garamond" w:hAnsi="EB Garamond" w:cs="EB Garamond"/>
        <w:color w:val="21472E"/>
      </w:rPr>
    </w:pPr>
    <w:proofErr w:type="spellStart"/>
    <w:r>
      <w:rPr>
        <w:rFonts w:ascii="EB Garamond" w:eastAsia="EB Garamond" w:hAnsi="EB Garamond" w:cs="EB Garamond"/>
        <w:color w:val="21472E"/>
      </w:rPr>
      <w:t>Bristlepine</w:t>
    </w:r>
    <w:proofErr w:type="spellEnd"/>
    <w:r>
      <w:rPr>
        <w:rFonts w:ascii="EB Garamond" w:eastAsia="EB Garamond" w:hAnsi="EB Garamond" w:cs="EB Garamond"/>
        <w:color w:val="21472E"/>
      </w:rPr>
      <w:t xml:space="preserve"> Resilience Consultants</w:t>
    </w:r>
    <w:r>
      <w:tab/>
    </w:r>
    <w:r>
      <w:tab/>
    </w:r>
    <w:r>
      <w:rPr>
        <w:rFonts w:ascii="EB Garamond" w:eastAsia="EB Garamond" w:hAnsi="EB Garamond" w:cs="EB Garamond"/>
        <w:color w:val="21472E"/>
      </w:rPr>
      <w:fldChar w:fldCharType="begin"/>
    </w:r>
    <w:r>
      <w:rPr>
        <w:rFonts w:ascii="EB Garamond" w:eastAsia="EB Garamond" w:hAnsi="EB Garamond" w:cs="EB Garamond"/>
        <w:color w:val="21472E"/>
      </w:rPr>
      <w:instrText>PAGE</w:instrText>
    </w:r>
    <w:r>
      <w:rPr>
        <w:rFonts w:ascii="EB Garamond" w:eastAsia="EB Garamond" w:hAnsi="EB Garamond" w:cs="EB Garamond"/>
        <w:color w:val="21472E"/>
      </w:rPr>
      <w:fldChar w:fldCharType="separate"/>
    </w:r>
    <w:r w:rsidR="006A1315">
      <w:rPr>
        <w:rFonts w:ascii="EB Garamond" w:eastAsia="EB Garamond" w:hAnsi="EB Garamond" w:cs="EB Garamond"/>
        <w:noProof/>
        <w:color w:val="21472E"/>
      </w:rPr>
      <w:t>1</w:t>
    </w:r>
    <w:r>
      <w:rPr>
        <w:rFonts w:ascii="EB Garamond" w:eastAsia="EB Garamond" w:hAnsi="EB Garamond" w:cs="EB Garamond"/>
        <w:color w:val="21472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A" w14:textId="77777777" w:rsidR="00D77972" w:rsidRDefault="00D77972">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C29A3" w14:textId="77777777" w:rsidR="006E6BA0" w:rsidRDefault="006E6BA0">
      <w:pPr>
        <w:spacing w:before="0" w:after="0" w:line="240" w:lineRule="auto"/>
      </w:pPr>
      <w:r>
        <w:separator/>
      </w:r>
    </w:p>
  </w:footnote>
  <w:footnote w:type="continuationSeparator" w:id="0">
    <w:p w14:paraId="050B1EA1" w14:textId="77777777" w:rsidR="006E6BA0" w:rsidRDefault="006E6BA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F" w14:textId="77777777" w:rsidR="00D77972" w:rsidRDefault="00D77972">
    <w:pPr>
      <w:pBdr>
        <w:top w:val="nil"/>
        <w:left w:val="nil"/>
        <w:bottom w:val="nil"/>
        <w:right w:val="nil"/>
        <w:between w:val="nil"/>
      </w:pBdr>
      <w:tabs>
        <w:tab w:val="center" w:pos="4513"/>
        <w:tab w:val="right" w:pos="9026"/>
      </w:tabs>
      <w:spacing w:before="0" w:after="0" w:line="240" w:lineRule="auto"/>
      <w:rPr>
        <w:color w:val="000000"/>
      </w:rPr>
    </w:pPr>
  </w:p>
  <w:p w14:paraId="000000C0" w14:textId="77777777" w:rsidR="00D77972" w:rsidRDefault="00000000">
    <w:r>
      <w:rPr>
        <w:noProof/>
      </w:rPr>
      <mc:AlternateContent>
        <mc:Choice Requires="wps">
          <w:drawing>
            <wp:anchor distT="0" distB="0" distL="0" distR="0" simplePos="0" relativeHeight="251672576" behindDoc="1" locked="0" layoutInCell="1" hidden="0" allowOverlap="1" wp14:anchorId="026054D9" wp14:editId="44A3A920">
              <wp:simplePos x="0" y="0"/>
              <wp:positionH relativeFrom="page">
                <wp:posOffset>-53963</wp:posOffset>
              </wp:positionH>
              <wp:positionV relativeFrom="page">
                <wp:posOffset>-9522</wp:posOffset>
              </wp:positionV>
              <wp:extent cx="31750" cy="31750"/>
              <wp:effectExtent l="0" t="0" r="0" b="0"/>
              <wp:wrapNone/>
              <wp:docPr id="12" name="Rectangle 12"/>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72433DE9"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26054D9" id="Rectangle 12" o:spid="_x0000_s1026" style="position:absolute;margin-left:-4.25pt;margin-top:-.75pt;width:2.5pt;height:2.5pt;z-index:-251643904;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" stroked="f">
              <v:textbox inset="2.53958mm,2.53958mm,2.53958mm,2.53958mm">
                <w:txbxContent>
                  <w:p w14:paraId="72433DE9" w14:textId="77777777" w:rsidR="00D77972" w:rsidRDefault="00D77972">
                    <w:pPr>
                      <w:spacing w:before="0" w:after="0" w:line="240" w:lineRule="auto"/>
                      <w:textDirection w:val="btLr"/>
                    </w:pPr>
                  </w:p>
                </w:txbxContent>
              </v:textbox>
              <w10:wrap anchorx="page" anchory="page"/>
            </v:rect>
          </w:pict>
        </mc:Fallback>
      </mc:AlternateContent>
    </w:r>
    <w:r>
      <w:rPr>
        <w:noProof/>
      </w:rPr>
      <mc:AlternateContent>
        <mc:Choice Requires="wps">
          <w:drawing>
            <wp:anchor distT="0" distB="0" distL="0" distR="0" simplePos="0" relativeHeight="251673600" behindDoc="1" locked="0" layoutInCell="1" hidden="0" allowOverlap="1" wp14:anchorId="559C157B" wp14:editId="5FF0ECE5">
              <wp:simplePos x="0" y="0"/>
              <wp:positionH relativeFrom="page">
                <wp:posOffset>-53963</wp:posOffset>
              </wp:positionH>
              <wp:positionV relativeFrom="page">
                <wp:posOffset>-9522</wp:posOffset>
              </wp:positionV>
              <wp:extent cx="31750" cy="31750"/>
              <wp:effectExtent l="0" t="0" r="0" b="0"/>
              <wp:wrapNone/>
              <wp:docPr id="18" name="Rectangle 18"/>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085E0263"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59C157B" id="Rectangle 18" o:spid="_x0000_s1027" style="position:absolute;margin-left:-4.25pt;margin-top:-.75pt;width:2.5pt;height:2.5pt;z-index:-251642880;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" stroked="f">
              <v:textbox inset="2.53958mm,2.53958mm,2.53958mm,2.53958mm">
                <w:txbxContent>
                  <w:p w14:paraId="085E0263" w14:textId="77777777" w:rsidR="00D77972" w:rsidRDefault="00D77972">
                    <w:pPr>
                      <w:spacing w:before="0" w:after="0" w:line="240" w:lineRule="auto"/>
                      <w:textDirection w:val="btLr"/>
                    </w:pPr>
                  </w:p>
                </w:txbxContent>
              </v:textbox>
              <w10:wrap anchorx="page" anchory="page"/>
            </v:rect>
          </w:pict>
        </mc:Fallback>
      </mc:AlternateContent>
    </w:r>
  </w:p>
  <w:p w14:paraId="000000C1" w14:textId="77777777" w:rsidR="00D77972" w:rsidRDefault="00000000">
    <w:r>
      <w:rPr>
        <w:noProof/>
      </w:rPr>
      <mc:AlternateContent>
        <mc:Choice Requires="wps">
          <w:drawing>
            <wp:anchor distT="0" distB="0" distL="0" distR="0" simplePos="0" relativeHeight="251674624" behindDoc="1" locked="0" layoutInCell="1" hidden="0" allowOverlap="1" wp14:anchorId="38BCE588" wp14:editId="41BE722A">
              <wp:simplePos x="0" y="0"/>
              <wp:positionH relativeFrom="page">
                <wp:posOffset>-53963</wp:posOffset>
              </wp:positionH>
              <wp:positionV relativeFrom="page">
                <wp:posOffset>-9522</wp:posOffset>
              </wp:positionV>
              <wp:extent cx="31750" cy="31750"/>
              <wp:effectExtent l="0" t="0" r="0" b="0"/>
              <wp:wrapNone/>
              <wp:docPr id="9" name="Rectangle 9"/>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3BC58040"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8BCE588" id="Rectangle 9" o:spid="_x0000_s1028" style="position:absolute;margin-left:-4.25pt;margin-top:-.75pt;width:2.5pt;height:2.5pt;z-index:-25164185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" stroked="f">
              <v:textbox inset="2.53958mm,2.53958mm,2.53958mm,2.53958mm">
                <w:txbxContent>
                  <w:p w14:paraId="3BC58040" w14:textId="77777777" w:rsidR="00D77972" w:rsidRDefault="00D77972">
                    <w:pPr>
                      <w:spacing w:before="0" w:after="0" w:line="240" w:lineRule="auto"/>
                      <w:textDirection w:val="btLr"/>
                    </w:pPr>
                  </w:p>
                </w:txbxContent>
              </v:textbox>
              <w10:wrap anchorx="page" anchory="page"/>
            </v:rect>
          </w:pict>
        </mc:Fallback>
      </mc:AlternateContent>
    </w:r>
    <w:r>
      <w:rPr>
        <w:noProof/>
      </w:rPr>
      <mc:AlternateContent>
        <mc:Choice Requires="wps">
          <w:drawing>
            <wp:anchor distT="0" distB="0" distL="0" distR="0" simplePos="0" relativeHeight="251675648" behindDoc="1" locked="0" layoutInCell="1" hidden="0" allowOverlap="1" wp14:anchorId="422E9458" wp14:editId="0FFDBAB4">
              <wp:simplePos x="0" y="0"/>
              <wp:positionH relativeFrom="page">
                <wp:posOffset>-53963</wp:posOffset>
              </wp:positionH>
              <wp:positionV relativeFrom="page">
                <wp:posOffset>-9522</wp:posOffset>
              </wp:positionV>
              <wp:extent cx="31750" cy="31750"/>
              <wp:effectExtent l="0" t="0" r="0" b="0"/>
              <wp:wrapNone/>
              <wp:docPr id="3" name="Rectangle 3"/>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24064254"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22E9458" id="Rectangle 3" o:spid="_x0000_s1029" style="position:absolute;margin-left:-4.25pt;margin-top:-.75pt;width:2.5pt;height:2.5pt;z-index:-251640832;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" stroked="f">
              <v:textbox inset="2.53958mm,2.53958mm,2.53958mm,2.53958mm">
                <w:txbxContent>
                  <w:p w14:paraId="24064254" w14:textId="77777777" w:rsidR="00D77972" w:rsidRDefault="00D77972">
                    <w:pPr>
                      <w:spacing w:before="0" w:after="0" w:line="240" w:lineRule="auto"/>
                      <w:textDirection w:val="btLr"/>
                    </w:pPr>
                  </w:p>
                </w:txbxContent>
              </v:textbox>
              <w10:wrap anchorx="page" anchory="page"/>
            </v:rect>
          </w:pict>
        </mc:Fallback>
      </mc:AlternateContent>
    </w:r>
  </w:p>
  <w:p w14:paraId="000000C2" w14:textId="77777777" w:rsidR="00D77972" w:rsidRDefault="00000000">
    <w:r>
      <w:rPr>
        <w:noProof/>
      </w:rPr>
      <mc:AlternateContent>
        <mc:Choice Requires="wps">
          <w:drawing>
            <wp:anchor distT="0" distB="0" distL="0" distR="0" simplePos="0" relativeHeight="251676672" behindDoc="1" locked="0" layoutInCell="1" hidden="0" allowOverlap="1" wp14:anchorId="13F050DA" wp14:editId="055A7D49">
              <wp:simplePos x="0" y="0"/>
              <wp:positionH relativeFrom="page">
                <wp:posOffset>-53963</wp:posOffset>
              </wp:positionH>
              <wp:positionV relativeFrom="page">
                <wp:posOffset>-9522</wp:posOffset>
              </wp:positionV>
              <wp:extent cx="31750" cy="31750"/>
              <wp:effectExtent l="0" t="0" r="0" b="0"/>
              <wp:wrapNone/>
              <wp:docPr id="4" name="Rectangle 4"/>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646E0093"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3F050DA" id="Rectangle 4" o:spid="_x0000_s1030" style="position:absolute;margin-left:-4.25pt;margin-top:-.75pt;width:2.5pt;height:2.5pt;z-index:-251639808;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" stroked="f">
              <v:textbox inset="2.53958mm,2.53958mm,2.53958mm,2.53958mm">
                <w:txbxContent>
                  <w:p w14:paraId="646E0093" w14:textId="77777777" w:rsidR="00D77972" w:rsidRDefault="00D77972">
                    <w:pPr>
                      <w:spacing w:before="0" w:after="0" w:line="240" w:lineRule="auto"/>
                      <w:textDirection w:val="btLr"/>
                    </w:pPr>
                  </w:p>
                </w:txbxContent>
              </v:textbox>
              <w10:wrap anchorx="page" anchory="page"/>
            </v:rect>
          </w:pict>
        </mc:Fallback>
      </mc:AlternateContent>
    </w:r>
    <w:r>
      <w:rPr>
        <w:noProof/>
      </w:rPr>
      <mc:AlternateContent>
        <mc:Choice Requires="wps">
          <w:drawing>
            <wp:anchor distT="0" distB="0" distL="0" distR="0" simplePos="0" relativeHeight="251677696" behindDoc="1" locked="0" layoutInCell="1" hidden="0" allowOverlap="1" wp14:anchorId="7B8514EF" wp14:editId="3B81169A">
              <wp:simplePos x="0" y="0"/>
              <wp:positionH relativeFrom="page">
                <wp:posOffset>-53963</wp:posOffset>
              </wp:positionH>
              <wp:positionV relativeFrom="page">
                <wp:posOffset>-9522</wp:posOffset>
              </wp:positionV>
              <wp:extent cx="31750" cy="31750"/>
              <wp:effectExtent l="0" t="0" r="0" b="0"/>
              <wp:wrapNone/>
              <wp:docPr id="8" name="Rectangle 8"/>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26C2DE91"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B8514EF" id="Rectangle 8" o:spid="_x0000_s1031" style="position:absolute;margin-left:-4.25pt;margin-top:-.75pt;width:2.5pt;height:2.5pt;z-index:-251638784;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" stroked="f">
              <v:textbox inset="2.53958mm,2.53958mm,2.53958mm,2.53958mm">
                <w:txbxContent>
                  <w:p w14:paraId="26C2DE91" w14:textId="77777777" w:rsidR="00D77972" w:rsidRDefault="00D77972">
                    <w:pPr>
                      <w:spacing w:before="0" w:after="0" w:line="240" w:lineRule="auto"/>
                      <w:textDirection w:val="btL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3" w14:textId="77777777" w:rsidR="00D77972" w:rsidRDefault="00000000">
    <w:pPr>
      <w:spacing w:before="160" w:after="160"/>
    </w:pPr>
    <w:r>
      <w:rPr>
        <w:i/>
        <w:iCs/>
        <w:color w:val="4D311A"/>
        <w:sz w:val="24"/>
        <w:szCs w:val="24"/>
      </w:rPr>
      <w:t>Systematic Map</w:t>
    </w:r>
    <w:r>
      <w:rPr>
        <w:i/>
        <w:iCs/>
        <w:noProof/>
        <w:color w:val="4D311A"/>
        <w:sz w:val="24"/>
        <w:szCs w:val="24"/>
      </w:rPr>
      <w:drawing>
        <wp:anchor distT="0" distB="0" distL="0" distR="0" simplePos="0" relativeHeight="251658240" behindDoc="1" locked="0" layoutInCell="1" hidden="0" allowOverlap="1" wp14:anchorId="4627B0FF" wp14:editId="7BBDF529">
          <wp:simplePos x="0" y="0"/>
          <wp:positionH relativeFrom="page">
            <wp:posOffset>6400800</wp:posOffset>
          </wp:positionH>
          <wp:positionV relativeFrom="page">
            <wp:posOffset>457200</wp:posOffset>
          </wp:positionV>
          <wp:extent cx="457200" cy="457200"/>
          <wp:effectExtent l="0" t="0" r="0" b="0"/>
          <wp:wrapNone/>
          <wp:docPr id="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457200" cy="457200"/>
                  </a:xfrm>
                  <a:prstGeom prst="rect">
                    <a:avLst/>
                  </a:prstGeom>
                  <a:ln/>
                </pic:spPr>
              </pic:pic>
            </a:graphicData>
          </a:graphic>
        </wp:anchor>
      </w:drawing>
    </w:r>
    <w:r>
      <w:rPr>
        <w:i/>
        <w:iCs/>
        <w:noProof/>
        <w:color w:val="4D311A"/>
        <w:sz w:val="24"/>
        <w:szCs w:val="24"/>
      </w:rPr>
      <mc:AlternateContent>
        <mc:Choice Requires="wps">
          <w:drawing>
            <wp:anchor distT="0" distB="0" distL="0" distR="0" simplePos="0" relativeHeight="251659264" behindDoc="1" locked="0" layoutInCell="1" hidden="0" allowOverlap="1" wp14:anchorId="41730D85" wp14:editId="75DA893F">
              <wp:simplePos x="0" y="0"/>
              <wp:positionH relativeFrom="page">
                <wp:posOffset>-53963</wp:posOffset>
              </wp:positionH>
              <wp:positionV relativeFrom="page">
                <wp:posOffset>-9522</wp:posOffset>
              </wp:positionV>
              <wp:extent cx="31750" cy="31750"/>
              <wp:effectExtent l="0" t="0" r="0" b="0"/>
              <wp:wrapNone/>
              <wp:docPr id="14" name="Rectangle 14"/>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25A39C4F"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1730D85" id="Rectangle 14" o:spid="_x0000_s1032" style="position:absolute;margin-left:-4.25pt;margin-top:-.75pt;width:2.5pt;height:2.5pt;z-index:-25165721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" stroked="f">
              <v:textbox inset="2.53958mm,2.53958mm,2.53958mm,2.53958mm">
                <w:txbxContent>
                  <w:p w14:paraId="25A39C4F" w14:textId="77777777" w:rsidR="00D77972" w:rsidRDefault="00D77972">
                    <w:pPr>
                      <w:spacing w:before="0" w:after="0" w:line="240" w:lineRule="auto"/>
                      <w:textDirection w:val="btLr"/>
                    </w:pPr>
                  </w:p>
                </w:txbxContent>
              </v:textbox>
              <w10:wrap anchorx="page" anchory="page"/>
            </v:rect>
          </w:pict>
        </mc:Fallback>
      </mc:AlternateContent>
    </w:r>
    <w:r>
      <w:rPr>
        <w:i/>
        <w:iCs/>
        <w:noProof/>
        <w:color w:val="4D311A"/>
        <w:sz w:val="24"/>
        <w:szCs w:val="24"/>
      </w:rPr>
      <mc:AlternateContent>
        <mc:Choice Requires="wps">
          <w:drawing>
            <wp:anchor distT="0" distB="0" distL="0" distR="0" simplePos="0" relativeHeight="251660288" behindDoc="1" locked="0" layoutInCell="1" hidden="0" allowOverlap="1" wp14:anchorId="5BD01F3C" wp14:editId="5A4B2978">
              <wp:simplePos x="0" y="0"/>
              <wp:positionH relativeFrom="page">
                <wp:posOffset>-53963</wp:posOffset>
              </wp:positionH>
              <wp:positionV relativeFrom="page">
                <wp:posOffset>-9522</wp:posOffset>
              </wp:positionV>
              <wp:extent cx="31750" cy="31750"/>
              <wp:effectExtent l="0" t="0" r="0" b="0"/>
              <wp:wrapNone/>
              <wp:docPr id="17" name="Rectangle 17"/>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5A951881"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BD01F3C" id="Rectangle 17" o:spid="_x0000_s1033" style="position:absolute;margin-left:-4.25pt;margin-top:-.75pt;width:2.5pt;height:2.5pt;z-index:-251656192;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" stroked="f">
              <v:textbox inset="2.53958mm,2.53958mm,2.53958mm,2.53958mm">
                <w:txbxContent>
                  <w:p w14:paraId="5A951881" w14:textId="77777777" w:rsidR="00D77972" w:rsidRDefault="00D77972">
                    <w:pPr>
                      <w:spacing w:before="0" w:after="0" w:line="240" w:lineRule="auto"/>
                      <w:textDirection w:val="btLr"/>
                    </w:pPr>
                  </w:p>
                </w:txbxContent>
              </v:textbox>
              <w10:wrap anchorx="page" anchory="page"/>
            </v:rect>
          </w:pict>
        </mc:Fallback>
      </mc:AlternateContent>
    </w:r>
    <w:r>
      <w:rPr>
        <w:noProof/>
      </w:rPr>
      <mc:AlternateContent>
        <mc:Choice Requires="wps">
          <w:drawing>
            <wp:anchor distT="0" distB="0" distL="0" distR="0" simplePos="0" relativeHeight="251661312" behindDoc="1" locked="0" layoutInCell="1" hidden="0" allowOverlap="1" wp14:anchorId="1082D749" wp14:editId="0689B436">
              <wp:simplePos x="0" y="0"/>
              <wp:positionH relativeFrom="page">
                <wp:posOffset>-53963</wp:posOffset>
              </wp:positionH>
              <wp:positionV relativeFrom="page">
                <wp:posOffset>-9522</wp:posOffset>
              </wp:positionV>
              <wp:extent cx="31750" cy="31750"/>
              <wp:effectExtent l="0" t="0" r="0" b="0"/>
              <wp:wrapNone/>
              <wp:docPr id="13" name="Rectangle 13"/>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210A65A5"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082D749" id="Rectangle 13" o:spid="_x0000_s1034" style="position:absolute;margin-left:-4.25pt;margin-top:-.75pt;width:2.5pt;height:2.5pt;z-index:-251655168;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" stroked="f">
              <v:textbox inset="2.53958mm,2.53958mm,2.53958mm,2.53958mm">
                <w:txbxContent>
                  <w:p w14:paraId="210A65A5" w14:textId="77777777" w:rsidR="00D77972" w:rsidRDefault="00D77972">
                    <w:pPr>
                      <w:spacing w:before="0" w:after="0" w:line="240" w:lineRule="auto"/>
                      <w:textDirection w:val="btLr"/>
                    </w:pPr>
                  </w:p>
                </w:txbxContent>
              </v:textbox>
              <w10:wrap anchorx="page" anchory="page"/>
            </v:rect>
          </w:pict>
        </mc:Fallback>
      </mc:AlternateContent>
    </w:r>
    <w:r>
      <w:rPr>
        <w:noProof/>
      </w:rPr>
      <mc:AlternateContent>
        <mc:Choice Requires="wps">
          <w:drawing>
            <wp:anchor distT="0" distB="0" distL="0" distR="0" simplePos="0" relativeHeight="251662336" behindDoc="1" locked="0" layoutInCell="1" hidden="0" allowOverlap="1" wp14:anchorId="6BD320EE" wp14:editId="1DA335D6">
              <wp:simplePos x="0" y="0"/>
              <wp:positionH relativeFrom="page">
                <wp:posOffset>-53963</wp:posOffset>
              </wp:positionH>
              <wp:positionV relativeFrom="page">
                <wp:posOffset>-9522</wp:posOffset>
              </wp:positionV>
              <wp:extent cx="31750" cy="31750"/>
              <wp:effectExtent l="0" t="0" r="0" b="0"/>
              <wp:wrapNone/>
              <wp:docPr id="7" name="Rectangle 7"/>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7AD26807"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BD320EE" id="Rectangle 7" o:spid="_x0000_s1035" style="position:absolute;margin-left:-4.25pt;margin-top:-.75pt;width:2.5pt;height:2.5pt;z-index:-251654144;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" stroked="f">
              <v:textbox inset="2.53958mm,2.53958mm,2.53958mm,2.53958mm">
                <w:txbxContent>
                  <w:p w14:paraId="7AD26807" w14:textId="77777777" w:rsidR="00D77972" w:rsidRDefault="00D77972">
                    <w:pPr>
                      <w:spacing w:before="0" w:after="0" w:line="240" w:lineRule="auto"/>
                      <w:textDirection w:val="btLr"/>
                    </w:pPr>
                  </w:p>
                </w:txbxContent>
              </v:textbox>
              <w10:wrap anchorx="page" anchory="page"/>
            </v:rect>
          </w:pict>
        </mc:Fallback>
      </mc:AlternateContent>
    </w:r>
    <w:r>
      <w:rPr>
        <w:noProof/>
      </w:rPr>
      <mc:AlternateContent>
        <mc:Choice Requires="wps">
          <w:drawing>
            <wp:anchor distT="0" distB="0" distL="0" distR="0" simplePos="0" relativeHeight="251663360" behindDoc="1" locked="0" layoutInCell="1" hidden="0" allowOverlap="1" wp14:anchorId="19551176" wp14:editId="6F8B909D">
              <wp:simplePos x="0" y="0"/>
              <wp:positionH relativeFrom="page">
                <wp:posOffset>-53963</wp:posOffset>
              </wp:positionH>
              <wp:positionV relativeFrom="page">
                <wp:posOffset>-9522</wp:posOffset>
              </wp:positionV>
              <wp:extent cx="31750" cy="31750"/>
              <wp:effectExtent l="0" t="0" r="0" b="0"/>
              <wp:wrapNone/>
              <wp:docPr id="5" name="Rectangle 5"/>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2E3B9EDF"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9551176" id="Rectangle 5" o:spid="_x0000_s1036" style="position:absolute;margin-left:-4.25pt;margin-top:-.75pt;width:2.5pt;height:2.5pt;z-index:-251653120;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" stroked="f">
              <v:textbox inset="2.53958mm,2.53958mm,2.53958mm,2.53958mm">
                <w:txbxContent>
                  <w:p w14:paraId="2E3B9EDF" w14:textId="77777777" w:rsidR="00D77972" w:rsidRDefault="00D77972">
                    <w:pPr>
                      <w:spacing w:before="0" w:after="0" w:line="240" w:lineRule="auto"/>
                      <w:textDirection w:val="btLr"/>
                    </w:pPr>
                  </w:p>
                </w:txbxContent>
              </v:textbox>
              <w10:wrap anchorx="page" anchory="page"/>
            </v:rect>
          </w:pict>
        </mc:Fallback>
      </mc:AlternateContent>
    </w:r>
    <w:r>
      <w:rPr>
        <w:noProof/>
      </w:rPr>
      <mc:AlternateContent>
        <mc:Choice Requires="wps">
          <w:drawing>
            <wp:anchor distT="0" distB="0" distL="0" distR="0" simplePos="0" relativeHeight="251664384" behindDoc="1" locked="0" layoutInCell="1" hidden="0" allowOverlap="1" wp14:anchorId="5837D271" wp14:editId="7091192E">
              <wp:simplePos x="0" y="0"/>
              <wp:positionH relativeFrom="page">
                <wp:posOffset>-53963</wp:posOffset>
              </wp:positionH>
              <wp:positionV relativeFrom="page">
                <wp:posOffset>-9522</wp:posOffset>
              </wp:positionV>
              <wp:extent cx="31750" cy="31750"/>
              <wp:effectExtent l="0" t="0" r="0" b="0"/>
              <wp:wrapNone/>
              <wp:docPr id="15" name="Rectangle 15"/>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3B105615"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837D271" id="Rectangle 15" o:spid="_x0000_s1037" style="position:absolute;margin-left:-4.25pt;margin-top:-.75pt;width:2.5pt;height:2.5pt;z-index:-25165209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" stroked="f">
              <v:textbox inset="2.53958mm,2.53958mm,2.53958mm,2.53958mm">
                <w:txbxContent>
                  <w:p w14:paraId="3B105615" w14:textId="77777777" w:rsidR="00D77972" w:rsidRDefault="00D77972">
                    <w:pPr>
                      <w:spacing w:before="0" w:after="0" w:line="240" w:lineRule="auto"/>
                      <w:textDirection w:val="btLr"/>
                    </w:pP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4" w14:textId="77777777" w:rsidR="00D77972" w:rsidRDefault="00000000">
    <w:r>
      <w:rPr>
        <w:noProof/>
      </w:rPr>
      <w:drawing>
        <wp:anchor distT="114300" distB="114300" distL="114300" distR="114300" simplePos="0" relativeHeight="251665408" behindDoc="0" locked="0" layoutInCell="1" hidden="0" allowOverlap="1" wp14:anchorId="36BB0B16" wp14:editId="40A521D6">
          <wp:simplePos x="0" y="0"/>
          <wp:positionH relativeFrom="column">
            <wp:posOffset>-552437</wp:posOffset>
          </wp:positionH>
          <wp:positionV relativeFrom="paragraph">
            <wp:posOffset>123825</wp:posOffset>
          </wp:positionV>
          <wp:extent cx="2528888" cy="791160"/>
          <wp:effectExtent l="0" t="0" r="0" b="0"/>
          <wp:wrapNone/>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2528888" cy="791160"/>
                  </a:xfrm>
                  <a:prstGeom prst="rect">
                    <a:avLst/>
                  </a:prstGeom>
                  <a:ln/>
                </pic:spPr>
              </pic:pic>
            </a:graphicData>
          </a:graphic>
        </wp:anchor>
      </w:drawing>
    </w:r>
  </w:p>
  <w:p w14:paraId="000000C5" w14:textId="77777777" w:rsidR="00D77972" w:rsidRDefault="00000000">
    <w:r>
      <w:rPr>
        <w:noProof/>
      </w:rPr>
      <mc:AlternateContent>
        <mc:Choice Requires="wps">
          <w:drawing>
            <wp:anchor distT="0" distB="0" distL="0" distR="0" simplePos="0" relativeHeight="251666432" behindDoc="1" locked="0" layoutInCell="1" hidden="0" allowOverlap="1" wp14:anchorId="1A0FD63A" wp14:editId="6C9A2D7C">
              <wp:simplePos x="0" y="0"/>
              <wp:positionH relativeFrom="page">
                <wp:posOffset>-53963</wp:posOffset>
              </wp:positionH>
              <wp:positionV relativeFrom="page">
                <wp:posOffset>-9522</wp:posOffset>
              </wp:positionV>
              <wp:extent cx="31750" cy="31750"/>
              <wp:effectExtent l="0" t="0" r="0" b="0"/>
              <wp:wrapNone/>
              <wp:docPr id="2" name="Rectangle 2"/>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4F3111E5"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A0FD63A" id="Rectangle 2" o:spid="_x0000_s1038" style="position:absolute;margin-left:-4.25pt;margin-top:-.75pt;width:2.5pt;height:2.5pt;z-index:-251650048;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" stroked="f">
              <v:textbox inset="2.53958mm,2.53958mm,2.53958mm,2.53958mm">
                <w:txbxContent>
                  <w:p w14:paraId="4F3111E5" w14:textId="77777777" w:rsidR="00D77972" w:rsidRDefault="00D77972">
                    <w:pPr>
                      <w:spacing w:before="0" w:after="0" w:line="240" w:lineRule="auto"/>
                      <w:textDirection w:val="btLr"/>
                    </w:pPr>
                  </w:p>
                </w:txbxContent>
              </v:textbox>
              <w10:wrap anchorx="page" anchory="page"/>
            </v:rect>
          </w:pict>
        </mc:Fallback>
      </mc:AlternateContent>
    </w:r>
    <w:r>
      <w:rPr>
        <w:noProof/>
      </w:rPr>
      <mc:AlternateContent>
        <mc:Choice Requires="wps">
          <w:drawing>
            <wp:anchor distT="0" distB="0" distL="0" distR="0" simplePos="0" relativeHeight="251667456" behindDoc="1" locked="0" layoutInCell="1" hidden="0" allowOverlap="1" wp14:anchorId="71CFD3A6" wp14:editId="4CF76CD5">
              <wp:simplePos x="0" y="0"/>
              <wp:positionH relativeFrom="page">
                <wp:posOffset>-53963</wp:posOffset>
              </wp:positionH>
              <wp:positionV relativeFrom="page">
                <wp:posOffset>-9522</wp:posOffset>
              </wp:positionV>
              <wp:extent cx="31750" cy="31750"/>
              <wp:effectExtent l="0" t="0" r="0" b="0"/>
              <wp:wrapNone/>
              <wp:docPr id="11" name="Rectangle 11"/>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416AF3BC"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1CFD3A6" id="Rectangle 11" o:spid="_x0000_s1039" style="position:absolute;margin-left:-4.25pt;margin-top:-.75pt;width:2.5pt;height:2.5pt;z-index:-251649024;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" stroked="f">
              <v:textbox inset="2.53958mm,2.53958mm,2.53958mm,2.53958mm">
                <w:txbxContent>
                  <w:p w14:paraId="416AF3BC" w14:textId="77777777" w:rsidR="00D77972" w:rsidRDefault="00D77972">
                    <w:pPr>
                      <w:spacing w:before="0" w:after="0" w:line="240" w:lineRule="auto"/>
                      <w:textDirection w:val="btLr"/>
                    </w:pPr>
                  </w:p>
                </w:txbxContent>
              </v:textbox>
              <w10:wrap anchorx="page" anchory="page"/>
            </v:rect>
          </w:pict>
        </mc:Fallback>
      </mc:AlternateContent>
    </w:r>
  </w:p>
  <w:p w14:paraId="000000C6" w14:textId="77777777" w:rsidR="00D77972" w:rsidRDefault="00000000">
    <w:r>
      <w:rPr>
        <w:noProof/>
      </w:rPr>
      <mc:AlternateContent>
        <mc:Choice Requires="wps">
          <w:drawing>
            <wp:anchor distT="0" distB="0" distL="0" distR="0" simplePos="0" relativeHeight="251668480" behindDoc="1" locked="0" layoutInCell="1" hidden="0" allowOverlap="1" wp14:anchorId="4B170603" wp14:editId="4D4E8ABD">
              <wp:simplePos x="0" y="0"/>
              <wp:positionH relativeFrom="page">
                <wp:posOffset>-53963</wp:posOffset>
              </wp:positionH>
              <wp:positionV relativeFrom="page">
                <wp:posOffset>-9522</wp:posOffset>
              </wp:positionV>
              <wp:extent cx="31750" cy="31750"/>
              <wp:effectExtent l="0" t="0" r="0" b="0"/>
              <wp:wrapNone/>
              <wp:docPr id="6" name="Rectangle 6"/>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0EDCBA33"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B170603" id="Rectangle 6" o:spid="_x0000_s1040" style="position:absolute;margin-left:-4.25pt;margin-top:-.75pt;width:2.5pt;height:2.5pt;z-index:-251648000;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" stroked="f">
              <v:textbox inset="2.53958mm,2.53958mm,2.53958mm,2.53958mm">
                <w:txbxContent>
                  <w:p w14:paraId="0EDCBA33" w14:textId="77777777" w:rsidR="00D77972" w:rsidRDefault="00D77972">
                    <w:pPr>
                      <w:spacing w:before="0" w:after="0" w:line="240" w:lineRule="auto"/>
                      <w:textDirection w:val="btLr"/>
                    </w:pPr>
                  </w:p>
                </w:txbxContent>
              </v:textbox>
              <w10:wrap anchorx="page" anchory="page"/>
            </v:rect>
          </w:pict>
        </mc:Fallback>
      </mc:AlternateContent>
    </w:r>
    <w:r>
      <w:rPr>
        <w:noProof/>
      </w:rPr>
      <mc:AlternateContent>
        <mc:Choice Requires="wps">
          <w:drawing>
            <wp:anchor distT="0" distB="0" distL="0" distR="0" simplePos="0" relativeHeight="251669504" behindDoc="1" locked="0" layoutInCell="1" hidden="0" allowOverlap="1" wp14:anchorId="592D52D8" wp14:editId="3AD00EAC">
              <wp:simplePos x="0" y="0"/>
              <wp:positionH relativeFrom="page">
                <wp:posOffset>-53963</wp:posOffset>
              </wp:positionH>
              <wp:positionV relativeFrom="page">
                <wp:posOffset>-9522</wp:posOffset>
              </wp:positionV>
              <wp:extent cx="31750" cy="31750"/>
              <wp:effectExtent l="0" t="0" r="0" b="0"/>
              <wp:wrapNone/>
              <wp:docPr id="1" name="Rectangle 1"/>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45908CD4"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92D52D8" id="Rectangle 1" o:spid="_x0000_s1041" style="position:absolute;margin-left:-4.25pt;margin-top:-.75pt;width:2.5pt;height:2.5pt;z-index:-25164697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" stroked="f">
              <v:textbox inset="2.53958mm,2.53958mm,2.53958mm,2.53958mm">
                <w:txbxContent>
                  <w:p w14:paraId="45908CD4" w14:textId="77777777" w:rsidR="00D77972" w:rsidRDefault="00D77972">
                    <w:pPr>
                      <w:spacing w:before="0" w:after="0" w:line="240" w:lineRule="auto"/>
                      <w:textDirection w:val="btLr"/>
                    </w:pPr>
                  </w:p>
                </w:txbxContent>
              </v:textbox>
              <w10:wrap anchorx="page" anchory="page"/>
            </v:rect>
          </w:pict>
        </mc:Fallback>
      </mc:AlternateContent>
    </w:r>
  </w:p>
  <w:p w14:paraId="000000C7" w14:textId="77777777" w:rsidR="00D77972" w:rsidRDefault="00000000">
    <w:r>
      <w:rPr>
        <w:noProof/>
      </w:rPr>
      <mc:AlternateContent>
        <mc:Choice Requires="wps">
          <w:drawing>
            <wp:anchor distT="0" distB="0" distL="0" distR="0" simplePos="0" relativeHeight="251670528" behindDoc="1" locked="0" layoutInCell="1" hidden="0" allowOverlap="1" wp14:anchorId="5ACFAD08" wp14:editId="6C2DEFDC">
              <wp:simplePos x="0" y="0"/>
              <wp:positionH relativeFrom="page">
                <wp:posOffset>-53963</wp:posOffset>
              </wp:positionH>
              <wp:positionV relativeFrom="page">
                <wp:posOffset>-9522</wp:posOffset>
              </wp:positionV>
              <wp:extent cx="31750" cy="31750"/>
              <wp:effectExtent l="0" t="0" r="0" b="0"/>
              <wp:wrapNone/>
              <wp:docPr id="10" name="Rectangle 10"/>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110805A2"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ACFAD08" id="Rectangle 10" o:spid="_x0000_s1042" style="position:absolute;margin-left:-4.25pt;margin-top:-.75pt;width:2.5pt;height:2.5pt;z-index:-251645952;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" stroked="f">
              <v:textbox inset="2.53958mm,2.53958mm,2.53958mm,2.53958mm">
                <w:txbxContent>
                  <w:p w14:paraId="110805A2" w14:textId="77777777" w:rsidR="00D77972" w:rsidRDefault="00D77972">
                    <w:pPr>
                      <w:spacing w:before="0" w:after="0" w:line="240" w:lineRule="auto"/>
                      <w:textDirection w:val="btLr"/>
                    </w:pPr>
                  </w:p>
                </w:txbxContent>
              </v:textbox>
              <w10:wrap anchorx="page" anchory="page"/>
            </v:rect>
          </w:pict>
        </mc:Fallback>
      </mc:AlternateContent>
    </w:r>
    <w:r>
      <w:rPr>
        <w:noProof/>
      </w:rPr>
      <mc:AlternateContent>
        <mc:Choice Requires="wps">
          <w:drawing>
            <wp:anchor distT="0" distB="0" distL="0" distR="0" simplePos="0" relativeHeight="251671552" behindDoc="1" locked="0" layoutInCell="1" hidden="0" allowOverlap="1" wp14:anchorId="3957B09A" wp14:editId="741ECA26">
              <wp:simplePos x="0" y="0"/>
              <wp:positionH relativeFrom="page">
                <wp:posOffset>-53963</wp:posOffset>
              </wp:positionH>
              <wp:positionV relativeFrom="page">
                <wp:posOffset>-9522</wp:posOffset>
              </wp:positionV>
              <wp:extent cx="31750" cy="31750"/>
              <wp:effectExtent l="0" t="0" r="0" b="0"/>
              <wp:wrapNone/>
              <wp:docPr id="16" name="Rectangle 16"/>
              <wp:cNvGraphicFramePr/>
              <a:graphic xmlns:a="http://schemas.openxmlformats.org/drawingml/2006/main">
                <a:graphicData uri="http://schemas.microsoft.com/office/word/2010/wordprocessingShape">
                  <wps:wsp>
                    <wps:cNvSpPr/>
                    <wps:spPr>
                      <a:xfrm>
                        <a:off x="5345683" y="3779683"/>
                        <a:ext cx="635" cy="635"/>
                      </a:xfrm>
                      <a:prstGeom prst="rect">
                        <a:avLst/>
                      </a:prstGeom>
                      <a:solidFill>
                        <a:srgbClr val="FFFFFF"/>
                      </a:solidFill>
                      <a:ln>
                        <a:noFill/>
                      </a:ln>
                    </wps:spPr>
                    <wps:txbx>
                      <w:txbxContent>
                        <w:p w14:paraId="4BE74BEE" w14:textId="77777777" w:rsidR="00D77972" w:rsidRDefault="00D7797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957B09A" id="Rectangle 16" o:spid="_x0000_s1043" style="position:absolute;margin-left:-4.25pt;margin-top:-.75pt;width:2.5pt;height:2.5pt;z-index:-251644928;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" stroked="f">
              <v:textbox inset="2.53958mm,2.53958mm,2.53958mm,2.53958mm">
                <w:txbxContent>
                  <w:p w14:paraId="4BE74BEE" w14:textId="77777777" w:rsidR="00D77972" w:rsidRDefault="00D77972">
                    <w:pPr>
                      <w:spacing w:before="0" w:after="0" w:line="240" w:lineRule="auto"/>
                      <w:textDirection w:val="btL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34224"/>
    <w:multiLevelType w:val="multilevel"/>
    <w:tmpl w:val="6100A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AC1FD9"/>
    <w:multiLevelType w:val="multilevel"/>
    <w:tmpl w:val="0358A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331953"/>
    <w:multiLevelType w:val="multilevel"/>
    <w:tmpl w:val="80547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EE1879"/>
    <w:multiLevelType w:val="multilevel"/>
    <w:tmpl w:val="089C92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3B3217C"/>
    <w:multiLevelType w:val="multilevel"/>
    <w:tmpl w:val="78806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6D94EC6"/>
    <w:multiLevelType w:val="multilevel"/>
    <w:tmpl w:val="86AA8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D808E6"/>
    <w:multiLevelType w:val="multilevel"/>
    <w:tmpl w:val="1D5A5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7B3CA1"/>
    <w:multiLevelType w:val="multilevel"/>
    <w:tmpl w:val="73842420"/>
    <w:lvl w:ilvl="0">
      <w:start w:val="3"/>
      <w:numFmt w:val="decimal"/>
      <w:lvlText w:val="%1"/>
      <w:lvlJc w:val="left"/>
      <w:pPr>
        <w:ind w:left="440" w:hanging="440"/>
      </w:pPr>
      <w:rPr>
        <w:rFonts w:hint="default"/>
      </w:rPr>
    </w:lvl>
    <w:lvl w:ilvl="1">
      <w:start w:val="3"/>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3240" w:hanging="1440"/>
      </w:pPr>
      <w:rPr>
        <w:rFonts w:hint="default"/>
      </w:rPr>
    </w:lvl>
    <w:lvl w:ilvl="5">
      <w:start w:val="1"/>
      <w:numFmt w:val="decimal"/>
      <w:lvlText w:val="%1.%2.%3.%4.%5.%6"/>
      <w:lvlJc w:val="left"/>
      <w:pPr>
        <w:ind w:left="4050" w:hanging="180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5310" w:hanging="2160"/>
      </w:pPr>
      <w:rPr>
        <w:rFonts w:hint="default"/>
      </w:rPr>
    </w:lvl>
    <w:lvl w:ilvl="8">
      <w:start w:val="1"/>
      <w:numFmt w:val="decimal"/>
      <w:lvlText w:val="%1.%2.%3.%4.%5.%6.%7.%8.%9"/>
      <w:lvlJc w:val="left"/>
      <w:pPr>
        <w:ind w:left="6120" w:hanging="2520"/>
      </w:pPr>
      <w:rPr>
        <w:rFonts w:hint="default"/>
      </w:rPr>
    </w:lvl>
  </w:abstractNum>
  <w:abstractNum w:abstractNumId="8" w15:restartNumberingAfterBreak="0">
    <w:nsid w:val="41790ADA"/>
    <w:multiLevelType w:val="multilevel"/>
    <w:tmpl w:val="0582A4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42A1512E"/>
    <w:multiLevelType w:val="multilevel"/>
    <w:tmpl w:val="22C41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4123427"/>
    <w:multiLevelType w:val="multilevel"/>
    <w:tmpl w:val="D7D6A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BDB4528"/>
    <w:multiLevelType w:val="multilevel"/>
    <w:tmpl w:val="91D2B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D6030B6"/>
    <w:multiLevelType w:val="multilevel"/>
    <w:tmpl w:val="C194F4CC"/>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3" w15:restartNumberingAfterBreak="0">
    <w:nsid w:val="518636BA"/>
    <w:multiLevelType w:val="multilevel"/>
    <w:tmpl w:val="53381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A9129B7"/>
    <w:multiLevelType w:val="multilevel"/>
    <w:tmpl w:val="10829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D7A4C38"/>
    <w:multiLevelType w:val="hybridMultilevel"/>
    <w:tmpl w:val="A4C6DD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7A0467"/>
    <w:multiLevelType w:val="multilevel"/>
    <w:tmpl w:val="2960D7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3FB4ECD"/>
    <w:multiLevelType w:val="multilevel"/>
    <w:tmpl w:val="9FA40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46D6AF3"/>
    <w:multiLevelType w:val="hybridMultilevel"/>
    <w:tmpl w:val="E7ECC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786DB9"/>
    <w:multiLevelType w:val="multilevel"/>
    <w:tmpl w:val="52EA3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8CE7061"/>
    <w:multiLevelType w:val="multilevel"/>
    <w:tmpl w:val="11A8C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C925BD5"/>
    <w:multiLevelType w:val="multilevel"/>
    <w:tmpl w:val="A0509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DD72C81"/>
    <w:multiLevelType w:val="multilevel"/>
    <w:tmpl w:val="FC4A5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E092189"/>
    <w:multiLevelType w:val="multilevel"/>
    <w:tmpl w:val="A02C2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4604FB0"/>
    <w:multiLevelType w:val="multilevel"/>
    <w:tmpl w:val="B04E4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954683C"/>
    <w:multiLevelType w:val="multilevel"/>
    <w:tmpl w:val="3C84E5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B176826"/>
    <w:multiLevelType w:val="multilevel"/>
    <w:tmpl w:val="731EA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01567969">
    <w:abstractNumId w:val="14"/>
  </w:num>
  <w:num w:numId="2" w16cid:durableId="163715289">
    <w:abstractNumId w:val="6"/>
  </w:num>
  <w:num w:numId="3" w16cid:durableId="1332101996">
    <w:abstractNumId w:val="2"/>
  </w:num>
  <w:num w:numId="4" w16cid:durableId="1939556031">
    <w:abstractNumId w:val="17"/>
  </w:num>
  <w:num w:numId="5" w16cid:durableId="596869090">
    <w:abstractNumId w:val="3"/>
  </w:num>
  <w:num w:numId="6" w16cid:durableId="1576471654">
    <w:abstractNumId w:val="18"/>
  </w:num>
  <w:num w:numId="7" w16cid:durableId="1807431176">
    <w:abstractNumId w:val="8"/>
  </w:num>
  <w:num w:numId="8" w16cid:durableId="330568537">
    <w:abstractNumId w:val="23"/>
  </w:num>
  <w:num w:numId="9" w16cid:durableId="243686613">
    <w:abstractNumId w:val="21"/>
  </w:num>
  <w:num w:numId="10" w16cid:durableId="933785847">
    <w:abstractNumId w:val="13"/>
  </w:num>
  <w:num w:numId="11" w16cid:durableId="1825780807">
    <w:abstractNumId w:val="12"/>
  </w:num>
  <w:num w:numId="12" w16cid:durableId="742264591">
    <w:abstractNumId w:val="11"/>
  </w:num>
  <w:num w:numId="13" w16cid:durableId="1675842297">
    <w:abstractNumId w:val="5"/>
  </w:num>
  <w:num w:numId="14" w16cid:durableId="231818179">
    <w:abstractNumId w:val="25"/>
  </w:num>
  <w:num w:numId="15" w16cid:durableId="897281045">
    <w:abstractNumId w:val="0"/>
  </w:num>
  <w:num w:numId="16" w16cid:durableId="1944993266">
    <w:abstractNumId w:val="1"/>
  </w:num>
  <w:num w:numId="17" w16cid:durableId="1573546812">
    <w:abstractNumId w:val="20"/>
  </w:num>
  <w:num w:numId="18" w16cid:durableId="643391445">
    <w:abstractNumId w:val="4"/>
  </w:num>
  <w:num w:numId="19" w16cid:durableId="859203431">
    <w:abstractNumId w:val="24"/>
  </w:num>
  <w:num w:numId="20" w16cid:durableId="223027003">
    <w:abstractNumId w:val="10"/>
  </w:num>
  <w:num w:numId="21" w16cid:durableId="1194268729">
    <w:abstractNumId w:val="22"/>
  </w:num>
  <w:num w:numId="22" w16cid:durableId="973022408">
    <w:abstractNumId w:val="26"/>
  </w:num>
  <w:num w:numId="23" w16cid:durableId="188417072">
    <w:abstractNumId w:val="19"/>
  </w:num>
  <w:num w:numId="24" w16cid:durableId="1016421787">
    <w:abstractNumId w:val="9"/>
  </w:num>
  <w:num w:numId="25" w16cid:durableId="1247304063">
    <w:abstractNumId w:val="16"/>
  </w:num>
  <w:num w:numId="26" w16cid:durableId="474029891">
    <w:abstractNumId w:val="7"/>
  </w:num>
  <w:num w:numId="27" w16cid:durableId="723217690">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rrar Khan">
    <w15:presenceInfo w15:providerId="AD" w15:userId="S::zarrar.khan@climateanalytics.org::669c8000-6860-4e8d-ad59-403a0a94a7ff"/>
  </w15:person>
  <w15:person w15:author="Neal Haddaway">
    <w15:presenceInfo w15:providerId="AD" w15:userId="S::neal_haddaway_hotmail.com#ext#@cgiar.onmicrosoft.com::e685e793-1589-41e0-8997-3dcbbd907e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972"/>
    <w:rsid w:val="000655BD"/>
    <w:rsid w:val="00287294"/>
    <w:rsid w:val="00410791"/>
    <w:rsid w:val="00491219"/>
    <w:rsid w:val="004C70E5"/>
    <w:rsid w:val="005B3D86"/>
    <w:rsid w:val="00645329"/>
    <w:rsid w:val="00650378"/>
    <w:rsid w:val="006A1315"/>
    <w:rsid w:val="006E6BA0"/>
    <w:rsid w:val="007F77BF"/>
    <w:rsid w:val="00845386"/>
    <w:rsid w:val="009D706D"/>
    <w:rsid w:val="009F063D"/>
    <w:rsid w:val="00A05D11"/>
    <w:rsid w:val="00A94E84"/>
    <w:rsid w:val="00AC4EE4"/>
    <w:rsid w:val="00B01CCA"/>
    <w:rsid w:val="00B40D79"/>
    <w:rsid w:val="00B64FF2"/>
    <w:rsid w:val="00CC237D"/>
    <w:rsid w:val="00CE6DE8"/>
    <w:rsid w:val="00D77972"/>
    <w:rsid w:val="00D93E87"/>
    <w:rsid w:val="00DE7E2F"/>
    <w:rsid w:val="00E11B38"/>
    <w:rsid w:val="00ED663A"/>
    <w:rsid w:val="00FA01A9"/>
    <w:rsid w:val="0B89C6DD"/>
    <w:rsid w:val="113435C5"/>
    <w:rsid w:val="182FD4F5"/>
    <w:rsid w:val="1EF71CCF"/>
    <w:rsid w:val="2D368F01"/>
    <w:rsid w:val="30AE46EB"/>
    <w:rsid w:val="30E54615"/>
    <w:rsid w:val="437BA8E6"/>
    <w:rsid w:val="4D2D7B78"/>
    <w:rsid w:val="522C5332"/>
    <w:rsid w:val="52A6F630"/>
    <w:rsid w:val="555A4B2C"/>
    <w:rsid w:val="57A865EE"/>
    <w:rsid w:val="63E2CDE5"/>
    <w:rsid w:val="6E9CF850"/>
    <w:rsid w:val="78FE3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C95750"/>
  <w15:docId w15:val="{D0B4DC35-ECA9-864B-BA6C-8018D4AE5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sz w:val="22"/>
        <w:szCs w:val="22"/>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0" w:after="200"/>
      <w:ind w:left="630" w:hanging="360"/>
      <w:outlineLvl w:val="0"/>
    </w:pPr>
    <w:rPr>
      <w:color w:val="4D311A"/>
      <w:sz w:val="40"/>
      <w:szCs w:val="40"/>
    </w:rPr>
  </w:style>
  <w:style w:type="paragraph" w:styleId="Heading2">
    <w:name w:val="heading 2"/>
    <w:basedOn w:val="Normal"/>
    <w:next w:val="Normal"/>
    <w:uiPriority w:val="9"/>
    <w:unhideWhenUsed/>
    <w:qFormat/>
    <w:pPr>
      <w:keepNext/>
      <w:keepLines/>
      <w:spacing w:before="240"/>
      <w:ind w:left="810" w:hanging="360"/>
      <w:outlineLvl w:val="1"/>
    </w:pPr>
    <w:rPr>
      <w:color w:val="3C3C3C"/>
      <w:sz w:val="32"/>
      <w:szCs w:val="32"/>
    </w:rPr>
  </w:style>
  <w:style w:type="paragraph" w:styleId="Heading3">
    <w:name w:val="heading 3"/>
    <w:basedOn w:val="Normal"/>
    <w:next w:val="Normal"/>
    <w:uiPriority w:val="9"/>
    <w:unhideWhenUsed/>
    <w:qFormat/>
    <w:pPr>
      <w:keepNext/>
      <w:keepLines/>
      <w:spacing w:before="180"/>
      <w:outlineLvl w:val="2"/>
    </w:pPr>
    <w:rPr>
      <w:i/>
      <w:iCs/>
      <w:color w:val="3C3C3C"/>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40" w:after="180"/>
    </w:pPr>
    <w:rPr>
      <w:rFonts w:ascii="EB Garamond" w:eastAsia="EB Garamond" w:hAnsi="EB Garamond" w:cs="EB Garamond"/>
      <w:color w:val="4D311A"/>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DE7E2F"/>
    <w:pPr>
      <w:spacing w:before="0" w:after="0" w:line="240" w:lineRule="auto"/>
    </w:pPr>
  </w:style>
  <w:style w:type="paragraph" w:styleId="ListParagraph">
    <w:name w:val="List Paragraph"/>
    <w:basedOn w:val="Normal"/>
    <w:uiPriority w:val="34"/>
    <w:qFormat/>
    <w:rsid w:val="00AC4EE4"/>
    <w:pPr>
      <w:ind w:left="720"/>
      <w:contextualSpacing/>
    </w:pPr>
  </w:style>
  <w:style w:type="paragraph" w:styleId="CommentSubject">
    <w:name w:val="annotation subject"/>
    <w:basedOn w:val="CommentText"/>
    <w:next w:val="CommentText"/>
    <w:link w:val="CommentSubjectChar"/>
    <w:uiPriority w:val="99"/>
    <w:semiHidden/>
    <w:unhideWhenUsed/>
    <w:rsid w:val="00AC4EE4"/>
    <w:rPr>
      <w:b/>
      <w:bCs/>
    </w:rPr>
  </w:style>
  <w:style w:type="character" w:customStyle="1" w:styleId="CommentSubjectChar">
    <w:name w:val="Comment Subject Char"/>
    <w:basedOn w:val="CommentTextChar"/>
    <w:link w:val="CommentSubject"/>
    <w:uiPriority w:val="99"/>
    <w:semiHidden/>
    <w:rsid w:val="00AC4EE4"/>
    <w:rPr>
      <w:b/>
      <w:bCs/>
      <w:sz w:val="20"/>
      <w:szCs w:val="20"/>
    </w:rPr>
  </w:style>
  <w:style w:type="character" w:styleId="Strong">
    <w:name w:val="Strong"/>
    <w:basedOn w:val="DefaultParagraphFont"/>
    <w:uiPriority w:val="22"/>
    <w:qFormat/>
    <w:rsid w:val="009F063D"/>
    <w:rPr>
      <w:b/>
      <w:bCs/>
    </w:rPr>
  </w:style>
  <w:style w:type="character" w:styleId="Hyperlink">
    <w:name w:val="Hyperlink"/>
    <w:basedOn w:val="DefaultParagraphFont"/>
    <w:uiPriority w:val="99"/>
    <w:unhideWhenUsed/>
    <w:rsid w:val="00ED663A"/>
    <w:rPr>
      <w:color w:val="0000FF" w:themeColor="hyperlink"/>
      <w:u w:val="single"/>
    </w:rPr>
  </w:style>
  <w:style w:type="character" w:styleId="UnresolvedMention">
    <w:name w:val="Unresolved Mention"/>
    <w:basedOn w:val="DefaultParagraphFont"/>
    <w:uiPriority w:val="99"/>
    <w:semiHidden/>
    <w:unhideWhenUsed/>
    <w:rsid w:val="00ED66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zarrar@bristlep.com" TargetMode="External"/><Relationship Id="rId18" Type="http://schemas.openxmlformats.org/officeDocument/2006/relationships/footer" Target="footer2.xm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comments" Target="comments.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hyperlink" Target="https://main.d3a9jahzuu7xai.amplifyapp.com/systematic-map" TargetMode="External"/><Relationship Id="rId50" Type="http://schemas.openxmlformats.org/officeDocument/2006/relationships/hyperlink" Target="https://doi.org/10.5281/zenodo.19811629"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8.png"/><Relationship Id="rId11" Type="http://schemas.openxmlformats.org/officeDocument/2006/relationships/image" Target="media/image1.png"/><Relationship Id="rId24" Type="http://schemas.microsoft.com/office/2018/08/relationships/commentsExtensible" Target="commentsExtensible.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hyperlink" Target="https://doi.org/10.1186/s13750-018-0121-7"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aroline@bristlep.com" TargetMode="External"/><Relationship Id="rId22" Type="http://schemas.microsoft.com/office/2011/relationships/commentsExtended" Target="commentsExtended.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hyperlink" Target="https://main.d3a9jahzuu7xai.amplifyapp.com/systematic-map" TargetMode="External"/><Relationship Id="rId8" Type="http://schemas.openxmlformats.org/officeDocument/2006/relationships/webSettings" Target="webSettings.xml"/><Relationship Id="rId51" Type="http://schemas.openxmlformats.org/officeDocument/2006/relationships/hyperlink" Target="https://www.environmentalevidence.org/guidelines" TargetMode="External"/><Relationship Id="rId3" Type="http://schemas.openxmlformats.org/officeDocument/2006/relationships/customXml" Target="../customXml/item3.xml"/><Relationship Id="rId12" Type="http://schemas.openxmlformats.org/officeDocument/2006/relationships/hyperlink" Target="mailto:jenn@bristlep.com" TargetMode="External"/><Relationship Id="rId17" Type="http://schemas.openxmlformats.org/officeDocument/2006/relationships/footer" Target="footer1.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footer" Target="footer3.xml"/><Relationship Id="rId41" Type="http://schemas.openxmlformats.org/officeDocument/2006/relationships/image" Target="media/image20.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microsoft.com/office/2016/09/relationships/commentsIds" Target="commentsIds.xml"/><Relationship Id="rId28" Type="http://schemas.openxmlformats.org/officeDocument/2006/relationships/image" Target="media/image7.png"/><Relationship Id="rId36" Type="http://schemas.openxmlformats.org/officeDocument/2006/relationships/image" Target="media/image1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D1AA9608F4DDA429CF7F2F69C4CB259" ma:contentTypeVersion="9" ma:contentTypeDescription="Create a new document." ma:contentTypeScope="" ma:versionID="34c9b284c43affd3c76fa8f70e1da3ce">
  <xsd:schema xmlns:xsd="http://www.w3.org/2001/XMLSchema" xmlns:xs="http://www.w3.org/2001/XMLSchema" xmlns:p="http://schemas.microsoft.com/office/2006/metadata/properties" xmlns:ns2="a14a2425-e5d2-4801-9080-c36f5de96cd9" targetNamespace="http://schemas.microsoft.com/office/2006/metadata/properties" ma:root="true" ma:fieldsID="88de4c8da7848f52d4dbd0dfc1e095c6" ns2:_="">
    <xsd:import namespace="a14a2425-e5d2-4801-9080-c36f5de96c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4a2425-e5d2-4801-9080-c36f5de96c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3vpJb7qDOLsPPK7b1Te9shqBaA==">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</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14a2425-e5d2-4801-9080-c36f5de96cd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F3412E0-4BED-49EF-A618-4254E9061570}">
  <ds:schemaRefs>
    <ds:schemaRef ds:uri="http://schemas.microsoft.com/sharepoint/v3/contenttype/forms"/>
  </ds:schemaRefs>
</ds:datastoreItem>
</file>

<file path=customXml/itemProps2.xml><?xml version="1.0" encoding="utf-8"?>
<ds:datastoreItem xmlns:ds="http://schemas.openxmlformats.org/officeDocument/2006/customXml" ds:itemID="{2A7DBA4B-5E95-4B70-8301-58D56A5120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4a2425-e5d2-4801-9080-c36f5de96c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D87C15C-762C-4AC7-94BC-B04839F4119B}">
  <ds:schemaRefs>
    <ds:schemaRef ds:uri="http://schemas.microsoft.com/office/2006/metadata/properties"/>
    <ds:schemaRef ds:uri="http://schemas.microsoft.com/office/infopath/2007/PartnerControls"/>
    <ds:schemaRef ds:uri="a14a2425-e5d2-4801-9080-c36f5de96cd9"/>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35</Pages>
  <Words>10608</Words>
  <Characters>60468</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Zarrar Khan</cp:lastModifiedBy>
  <cp:revision>15</cp:revision>
  <dcterms:created xsi:type="dcterms:W3CDTF">2026-06-15T04:17:00Z</dcterms:created>
  <dcterms:modified xsi:type="dcterms:W3CDTF">2026-06-17T07:44:00Z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0x0101008D1AA9608F4DDA429CF7F2F69C4CB259</vt:lpwstr>
  </property>
  <property fmtid="{D5CDD505-2E9C-101B-9397-08002B2CF9AE}" pid="3" name="MediaServiceImageTags">
    <vt:lpwstr>MediaServiceImageTags</vt:lpwstr>
  </property>
</Properties>
</file>