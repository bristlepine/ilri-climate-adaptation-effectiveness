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bottom w:color="auto" w:space="7" w:sz="0" w:val="none"/>
        </w:pBdr>
        <w:shd w:fill="ffffff" w:val="clear"/>
        <w:spacing w:after="240" w:before="0" w:line="300" w:lineRule="auto"/>
        <w:rPr>
          <w:b w:val="1"/>
          <w:bCs w:val="1"/>
          <w:color w:val="1f2328"/>
          <w:sz w:val="48"/>
          <w:szCs w:val="48"/>
        </w:rPr>
      </w:pPr>
      <w:bookmarkStart w:colFirst="0" w:colLast="0" w:name="_2ljflf3ui09" w:id="0"/>
      <w:bookmarkEnd w:id="0"/>
      <w:r w:rsidDel="00000000" w:rsidR="00000000" w:rsidRPr="00000000">
        <w:rPr>
          <w:b w:val="1"/>
          <w:bCs w:val="1"/>
          <w:color w:val="1f2328"/>
          <w:sz w:val="48"/>
          <w:szCs w:val="48"/>
          <w:rtl w:val="0"/>
        </w:rPr>
        <w:t xml:space="preserve">Systematic Map Codebook — D5.6</w:t>
      </w:r>
    </w:p>
    <w:p w:rsidR="00000000" w:rsidDel="00000000" w:rsidP="00000000" w:rsidRDefault="00000000" w:rsidRPr="00000000" w14:paraId="00000003">
      <w:pPr>
        <w:shd w:fill="ffffff" w:val="clear"/>
        <w:spacing w:after="240" w:lineRule="auto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ILRI / Bristlepine Resilience Consultants — 2025–</w:t>
      </w: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rPr>
          <w:color w:val="59636e"/>
          <w:sz w:val="24"/>
          <w:szCs w:val="24"/>
          <w:highlight w:val="white"/>
        </w:rPr>
      </w:pPr>
      <w:r w:rsidDel="00000000" w:rsidR="00000000" w:rsidRPr="00000000">
        <w:rPr>
          <w:color w:val="59636e"/>
          <w:sz w:val="24"/>
          <w:szCs w:val="24"/>
          <w:highlight w:val="white"/>
          <w:rtl w:val="0"/>
        </w:rPr>
        <w:t xml:space="preserve">Scope: Systematic map data extraction only (D4/D5). Not the systematic review (D8/D9).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dqtht2ocqiz5" w:id="1"/>
      <w:bookmarkEnd w:id="1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Quick start for coders</w:t>
      </w:r>
    </w:p>
    <w:p w:rsidR="00000000" w:rsidDel="00000000" w:rsidP="00000000" w:rsidRDefault="00000000" w:rsidRPr="00000000" w14:paraId="00000007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Everything is on Google Drive — no GitHub or local setup needed.</w:t>
      </w:r>
    </w:p>
    <w:p w:rsidR="00000000" w:rsidDel="00000000" w:rsidP="00000000" w:rsidRDefault="00000000" w:rsidRPr="00000000" w14:paraId="00000008">
      <w:pPr>
        <w:shd w:fill="ffffff" w:val="clear"/>
        <w:spacing w:after="240" w:lineRule="auto"/>
        <w:rPr>
          <w:color w:val="0969da"/>
          <w:sz w:val="24"/>
          <w:szCs w:val="24"/>
          <w:u w:val="single"/>
        </w:rPr>
      </w:pPr>
      <w:hyperlink r:id="rId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→ Open the FT-R1a folder on Google Drive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Three steps: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Get your 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papers 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— open the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FT-R1a pdfs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subfolder in the Drive link above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Open the coding sheet — download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coding_ft_r1a_XX.csv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save a copy as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coding_ft_r1a_INITIALS.csv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(e.g.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coding_ft_r1a_CS.csv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), and upload your completed file back to the same Drive folder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Code each paper using the schema below — one row per paper, all </w:t>
      </w:r>
      <w:ins w:author="Jennifer Cisse" w:id="0" w:date="2026-04-17T15:56:42Z">
        <w:r w:rsidDel="00000000" w:rsidR="00000000" w:rsidRPr="00000000">
          <w:rPr>
            <w:color w:val="1f2328"/>
            <w:sz w:val="24"/>
            <w:szCs w:val="24"/>
            <w:rtl w:val="0"/>
          </w:rPr>
          <w:t xml:space="preserve">18</w:t>
        </w:r>
      </w:ins>
      <w:del w:author="Jennifer Cisse" w:id="0" w:date="2026-04-17T15:56:42Z">
        <w:r w:rsidDel="00000000" w:rsidR="00000000" w:rsidRPr="00000000">
          <w:rPr>
            <w:color w:val="1f2328"/>
            <w:sz w:val="24"/>
            <w:szCs w:val="24"/>
            <w:rtl w:val="0"/>
          </w:rPr>
          <w:delText xml:space="preserve">19</w:delText>
        </w:r>
      </w:del>
      <w:r w:rsidDel="00000000" w:rsidR="00000000" w:rsidRPr="00000000">
        <w:rPr>
          <w:color w:val="1f2328"/>
          <w:sz w:val="24"/>
          <w:szCs w:val="24"/>
          <w:rtl w:val="0"/>
        </w:rPr>
        <w:t xml:space="preserve"> fields — save regularly</w:t>
      </w:r>
    </w:p>
    <w:p w:rsidR="00000000" w:rsidDel="00000000" w:rsidP="00000000" w:rsidRDefault="00000000" w:rsidRPr="00000000" w14:paraId="0000000D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Rules while coding: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Fill in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coder_id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with your initials — same initials every row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Code independently — no discussion with the other coder until </w:t>
      </w:r>
      <w:ins w:author="Jennifer Cisse" w:id="1" w:date="2026-04-17T15:57:09Z">
        <w:r w:rsidDel="00000000" w:rsidR="00000000" w:rsidRPr="00000000">
          <w:rPr>
            <w:color w:val="1f2328"/>
            <w:sz w:val="24"/>
            <w:szCs w:val="24"/>
            <w:rtl w:val="0"/>
          </w:rPr>
          <w:t xml:space="preserve">review</w:t>
        </w:r>
      </w:ins>
      <w:del w:author="Jennifer Cisse" w:id="1" w:date="2026-04-17T15:57:09Z">
        <w:r w:rsidDel="00000000" w:rsidR="00000000" w:rsidRPr="00000000">
          <w:rPr>
            <w:color w:val="1f2328"/>
            <w:sz w:val="24"/>
            <w:szCs w:val="24"/>
            <w:rtl w:val="0"/>
          </w:rPr>
          <w:delText xml:space="preserve">reconciliation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If a field is genuinely not reported: leave blank or enter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not_reported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If unsure: make your best judgement and add a note in the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notes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column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Do not look at the other coder's sheet</w:t>
      </w:r>
    </w:p>
    <w:p w:rsidR="00000000" w:rsidDel="00000000" w:rsidP="00000000" w:rsidRDefault="00000000" w:rsidRPr="00000000" w14:paraId="00000013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Your sheet columns: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doi, filename,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publication_year, publication_type, country_region, geographic_scale,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producer_type, marginalized_subpopulations,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adaptation_focus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, domain_type,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process_outcome_domains,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indicators_measured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, methodological_approach,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purpose_of_assessment, data_sources, temporal_coverage, cost_data_reported,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del w:author="Jennifer Cisse" w:id="2" w:date="2026-04-17T16:02:12Z">
        <w:r w:rsidDel="00000000" w:rsidR="00000000" w:rsidRPr="00000000">
          <w:rPr>
            <w:rFonts w:ascii="Roboto Mono" w:cs="Roboto Mono" w:eastAsia="Roboto Mono" w:hAnsi="Roboto Mono"/>
            <w:color w:val="188038"/>
            <w:sz w:val="24"/>
            <w:szCs w:val="24"/>
            <w:rtl w:val="0"/>
          </w:rPr>
          <w:delText xml:space="preserve">equity_inclusion, </w:delText>
        </w:r>
      </w:del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strengths_and_limitations, lessons_learned, validity_notes,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coder_id, notes</w:t>
      </w:r>
    </w:p>
    <w:p w:rsidR="00000000" w:rsidDel="00000000" w:rsidP="00000000" w:rsidRDefault="00000000" w:rsidRPr="00000000" w14:paraId="0000001B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The first two columns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doi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filename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 are pre-filled. Fill the rest.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8gklec2k3550" w:id="2"/>
      <w:bookmarkEnd w:id="2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The </w:t>
      </w:r>
      <w:ins w:author="Jennifer Cisse" w:id="3" w:date="2026-04-17T16:04:45Z">
        <w:r w:rsidDel="00000000" w:rsidR="00000000" w:rsidRPr="00000000">
          <w:rPr>
            <w:b w:val="1"/>
            <w:bCs w:val="1"/>
            <w:color w:val="1f2328"/>
            <w:sz w:val="36"/>
            <w:szCs w:val="36"/>
            <w:rtl w:val="0"/>
          </w:rPr>
          <w:t xml:space="preserve">18 </w:t>
        </w:r>
      </w:ins>
      <w:del w:author="Jennifer Cisse" w:id="3" w:date="2026-04-17T16:04:45Z">
        <w:r w:rsidDel="00000000" w:rsidR="00000000" w:rsidRPr="00000000">
          <w:rPr>
            <w:b w:val="1"/>
            <w:bCs w:val="1"/>
            <w:color w:val="1f2328"/>
            <w:sz w:val="36"/>
            <w:szCs w:val="36"/>
            <w:rtl w:val="0"/>
          </w:rPr>
          <w:delText xml:space="preserve">19 </w:delText>
        </w:r>
      </w:del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coding </w:t>
      </w:r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Use this as your reference while coding. Valid values must be used exactly as written (except free-text fields, marked ⚠).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hd w:fill="ffffff" w:val="clear"/>
        <w:spacing w:after="240" w:before="360" w:line="300" w:lineRule="auto"/>
        <w:rPr>
          <w:rFonts w:ascii="Courier New" w:cs="Courier New" w:eastAsia="Courier New" w:hAnsi="Courier New"/>
          <w:b w:val="1"/>
          <w:bCs w:val="1"/>
          <w:color w:val="1f2328"/>
          <w:sz w:val="35"/>
          <w:szCs w:val="35"/>
        </w:rPr>
      </w:pPr>
      <w:bookmarkStart w:colFirst="0" w:colLast="0" w:name="_gpte2zqufi9l" w:id="3"/>
      <w:bookmarkEnd w:id="3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1.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35"/>
          <w:szCs w:val="35"/>
          <w:rtl w:val="0"/>
        </w:rPr>
        <w:t xml:space="preserve">publication_year</w:t>
      </w:r>
    </w:p>
    <w:p w:rsidR="00000000" w:rsidDel="00000000" w:rsidP="00000000" w:rsidRDefault="00000000" w:rsidRPr="00000000" w14:paraId="00000021">
      <w:pPr>
        <w:shd w:fill="ffffff" w:val="clear"/>
        <w:spacing w:after="24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Year the study was published. Use the most recent version date if both preprint and journal exist. Valid values: integer, e.g.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2021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hd w:fill="ffffff" w:val="clear"/>
        <w:spacing w:after="240" w:before="360" w:line="300" w:lineRule="auto"/>
        <w:rPr>
          <w:rFonts w:ascii="Courier New" w:cs="Courier New" w:eastAsia="Courier New" w:hAnsi="Courier New"/>
          <w:b w:val="1"/>
          <w:bCs w:val="1"/>
          <w:color w:val="1f2328"/>
          <w:sz w:val="35"/>
          <w:szCs w:val="35"/>
        </w:rPr>
      </w:pPr>
      <w:bookmarkStart w:colFirst="0" w:colLast="0" w:name="_6szts51h5mw" w:id="4"/>
      <w:bookmarkEnd w:id="4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2.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35"/>
          <w:szCs w:val="35"/>
          <w:rtl w:val="0"/>
        </w:rPr>
        <w:t xml:space="preserve">publication_type</w:t>
      </w:r>
    </w:p>
    <w:p w:rsidR="00000000" w:rsidDel="00000000" w:rsidP="00000000" w:rsidRDefault="00000000" w:rsidRPr="00000000" w14:paraId="00000024">
      <w:pPr>
        <w:shd w:fill="ffffff" w:val="clear"/>
        <w:spacing w:after="24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Valid values: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journal_article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report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working_paper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thesis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other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journal_article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— peer-reviewed journal (including open-access)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report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— project/programme report, evaluation report, policy brief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working_paper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— pre-publication working paper or discussion paper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thesis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— PhD or master's dissertation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other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— book chapter, conference paper, dataset paper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hd w:fill="ffffff" w:val="clear"/>
        <w:spacing w:after="240" w:before="360" w:line="300" w:lineRule="auto"/>
        <w:rPr>
          <w:rFonts w:ascii="Courier New" w:cs="Courier New" w:eastAsia="Courier New" w:hAnsi="Courier New"/>
          <w:b w:val="1"/>
          <w:bCs w:val="1"/>
          <w:color w:val="1f2328"/>
          <w:sz w:val="35"/>
          <w:szCs w:val="35"/>
        </w:rPr>
      </w:pPr>
      <w:bookmarkStart w:colFirst="0" w:colLast="0" w:name="_469od34e498h" w:id="5"/>
      <w:bookmarkEnd w:id="5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3.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35"/>
          <w:szCs w:val="35"/>
          <w:rtl w:val="0"/>
        </w:rPr>
        <w:t xml:space="preserve">country_region</w:t>
      </w:r>
    </w:p>
    <w:p w:rsidR="00000000" w:rsidDel="00000000" w:rsidP="00000000" w:rsidRDefault="00000000" w:rsidRPr="00000000" w14:paraId="0000002C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Country or countries where the study was conducted. Use region label only if no countries are named. Valid values: free text, semicolons between multiple entries</w:t>
      </w:r>
    </w:p>
    <w:p w:rsidR="00000000" w:rsidDel="00000000" w:rsidP="00000000" w:rsidRDefault="00000000" w:rsidRPr="00000000" w14:paraId="0000002D">
      <w:pPr>
        <w:shd w:fill="ffffff" w:val="clear"/>
        <w:spacing w:after="24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Examples: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Tanzania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Ghana; Mali; Burkina Faso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East Africa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Global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hd w:fill="ffffff" w:val="clear"/>
        <w:spacing w:after="240" w:before="360" w:line="300" w:lineRule="auto"/>
        <w:rPr>
          <w:rFonts w:ascii="Courier New" w:cs="Courier New" w:eastAsia="Courier New" w:hAnsi="Courier New"/>
          <w:b w:val="1"/>
          <w:bCs w:val="1"/>
          <w:color w:val="1f2328"/>
          <w:sz w:val="35"/>
          <w:szCs w:val="35"/>
        </w:rPr>
      </w:pPr>
      <w:bookmarkStart w:colFirst="0" w:colLast="0" w:name="_a99k745n9y5a" w:id="6"/>
      <w:bookmarkEnd w:id="6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4.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35"/>
          <w:szCs w:val="35"/>
          <w:rtl w:val="0"/>
        </w:rPr>
        <w:t xml:space="preserve">geographic_scale</w:t>
      </w:r>
    </w:p>
    <w:p w:rsidR="00000000" w:rsidDel="00000000" w:rsidP="00000000" w:rsidRDefault="00000000" w:rsidRPr="00000000" w14:paraId="00000030">
      <w:pPr>
        <w:shd w:fill="ffffff" w:val="clear"/>
        <w:spacing w:after="24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Valid values: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local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sub-national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national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multi-country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regional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local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— village, community, single site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sub-national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— district, province, region within a country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national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— one country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multi-country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— two or more specific named countries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regional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— broad region without country-level focus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hd w:fill="ffffff" w:val="clear"/>
        <w:spacing w:after="240" w:before="360" w:line="300" w:lineRule="auto"/>
        <w:rPr>
          <w:rFonts w:ascii="Courier New" w:cs="Courier New" w:eastAsia="Courier New" w:hAnsi="Courier New"/>
          <w:b w:val="1"/>
          <w:bCs w:val="1"/>
          <w:color w:val="1f2328"/>
          <w:sz w:val="35"/>
          <w:szCs w:val="35"/>
        </w:rPr>
      </w:pPr>
      <w:bookmarkStart w:colFirst="0" w:colLast="0" w:name="_crf3b8z9mo9h" w:id="7"/>
      <w:bookmarkEnd w:id="7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5.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35"/>
          <w:szCs w:val="35"/>
          <w:rtl w:val="0"/>
        </w:rPr>
        <w:t xml:space="preserve">producer_type</w:t>
      </w:r>
    </w:p>
    <w:p w:rsidR="00000000" w:rsidDel="00000000" w:rsidP="00000000" w:rsidRDefault="00000000" w:rsidRPr="00000000" w14:paraId="00000038">
      <w:pPr>
        <w:shd w:fill="ffffff" w:val="clear"/>
        <w:spacing w:after="24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Select all that apply, semicolons between multiple values. Valid values: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crop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livestock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fisheries_aquaculture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agroforestry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mixed</w:t>
      </w:r>
      <w:ins w:author="Jennifer Cisse" w:id="4" w:date="2026-04-17T16:04:04Z">
        <w:r w:rsidDel="00000000" w:rsidR="00000000" w:rsidRPr="00000000">
          <w:rPr>
            <w:color w:val="1f2328"/>
            <w:sz w:val="24"/>
            <w:szCs w:val="24"/>
            <w:rtl w:val="0"/>
            <w:rPrChange w:author="Jennifer Cisse" w:id="5" w:date="2026-04-17T16:04:04Z">
              <w:rPr>
                <w:rFonts w:ascii="Courier New" w:cs="Courier New" w:eastAsia="Courier New" w:hAnsi="Courier New"/>
                <w:color w:val="1f2328"/>
                <w:sz w:val="20"/>
                <w:szCs w:val="20"/>
              </w:rPr>
            </w:rPrChange>
          </w:rPr>
          <w:t xml:space="preserve"> |</w:t>
        </w:r>
        <w:r w:rsidDel="00000000" w:rsidR="00000000" w:rsidRPr="00000000">
          <w:rPr>
            <w:rFonts w:ascii="Courier New" w:cs="Courier New" w:eastAsia="Courier New" w:hAnsi="Courier New"/>
            <w:color w:val="1f2328"/>
            <w:sz w:val="20"/>
            <w:szCs w:val="20"/>
            <w:rtl w:val="0"/>
          </w:rPr>
          <w:t xml:space="preserve"> undefined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ins w:author="Jennifer Cisse" w:id="6" w:date="2026-04-17T16:03:30Z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mixed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— explicitly mixed crop-livestock,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</w:t>
      </w:r>
      <w:ins w:author="Jennifer Cisse" w:id="6" w:date="2026-04-17T16:03:30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spacing w:after="240" w:lineRule="auto"/>
        <w:ind w:left="720" w:hanging="360"/>
      </w:pPr>
      <w:ins w:author="Jennifer Cisse" w:id="6" w:date="2026-04-17T16:03:30Z">
        <w:r w:rsidDel="00000000" w:rsidR="00000000" w:rsidRPr="00000000">
          <w:rPr>
            <w:rFonts w:ascii="Courier New" w:cs="Courier New" w:eastAsia="Courier New" w:hAnsi="Courier New"/>
            <w:color w:val="1f2328"/>
            <w:sz w:val="20"/>
            <w:szCs w:val="20"/>
            <w:rtl w:val="0"/>
            <w:rPrChange w:author="Jennifer Cisse" w:id="7" w:date="2026-04-17T16:03:30Z">
              <w:rPr>
                <w:color w:val="1f2328"/>
                <w:sz w:val="24"/>
                <w:szCs w:val="24"/>
              </w:rPr>
            </w:rPrChange>
          </w:rPr>
          <w:t xml:space="preserve">undefined</w:t>
        </w:r>
        <w:r w:rsidDel="00000000" w:rsidR="00000000" w:rsidRPr="00000000">
          <w:rPr>
            <w:rFonts w:ascii="Courier New" w:cs="Courier New" w:eastAsia="Courier New" w:hAnsi="Courier New"/>
            <w:color w:val="1f2328"/>
            <w:sz w:val="20"/>
            <w:szCs w:val="20"/>
            <w:rtl w:val="0"/>
            <w:rPrChange w:author="Jennifer Cisse" w:id="7" w:date="2026-04-17T16:03:30Z">
              <w:rPr>
                <w:color w:val="1f2328"/>
                <w:sz w:val="24"/>
                <w:szCs w:val="24"/>
              </w:rPr>
            </w:rPrChange>
          </w:rPr>
          <w:t xml:space="preserve"> </w:t>
        </w:r>
        <w:r w:rsidDel="00000000" w:rsidR="00000000" w:rsidRPr="00000000">
          <w:rPr>
            <w:color w:val="1f2328"/>
            <w:sz w:val="24"/>
            <w:szCs w:val="24"/>
            <w:rtl w:val="0"/>
            <w:rPrChange w:author="Jennifer Cisse" w:id="7" w:date="2026-04-17T16:03:30Z">
              <w:rPr>
                <w:color w:val="1f2328"/>
                <w:sz w:val="24"/>
                <w:szCs w:val="24"/>
              </w:rPr>
            </w:rPrChange>
          </w:rPr>
          <w:t xml:space="preserve">— </w:t>
        </w:r>
        <w:r w:rsidDel="00000000" w:rsidR="00000000" w:rsidRPr="00000000">
          <w:rPr>
            <w:color w:val="1f2328"/>
            <w:sz w:val="24"/>
            <w:szCs w:val="24"/>
            <w:rtl w:val="0"/>
          </w:rPr>
          <w:t xml:space="preserve"> </w:t>
        </w:r>
      </w:ins>
      <w:del w:author="Jennifer Cisse" w:id="6" w:date="2026-04-17T16:03:30Z">
        <w:r w:rsidDel="00000000" w:rsidR="00000000" w:rsidRPr="00000000">
          <w:rPr>
            <w:color w:val="1f2328"/>
            <w:sz w:val="24"/>
            <w:szCs w:val="24"/>
            <w:rtl w:val="0"/>
          </w:rPr>
          <w:delText xml:space="preserve">or </w:delText>
        </w:r>
      </w:del>
      <w:r w:rsidDel="00000000" w:rsidR="00000000" w:rsidRPr="00000000">
        <w:rPr>
          <w:color w:val="1f2328"/>
          <w:sz w:val="24"/>
          <w:szCs w:val="24"/>
          <w:rtl w:val="0"/>
        </w:rPr>
        <w:t xml:space="preserve">generic "smallholder farmers" with no system specified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hd w:fill="ffffff" w:val="clear"/>
        <w:spacing w:after="240" w:before="360" w:line="300" w:lineRule="auto"/>
        <w:rPr>
          <w:rFonts w:ascii="Courier New" w:cs="Courier New" w:eastAsia="Courier New" w:hAnsi="Courier New"/>
          <w:b w:val="1"/>
          <w:bCs w:val="1"/>
          <w:color w:val="1f2328"/>
          <w:sz w:val="35"/>
          <w:szCs w:val="35"/>
        </w:rPr>
      </w:pPr>
      <w:bookmarkStart w:colFirst="0" w:colLast="0" w:name="_jr2f66djz79e" w:id="8"/>
      <w:bookmarkEnd w:id="8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6.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35"/>
          <w:szCs w:val="35"/>
          <w:rtl w:val="0"/>
        </w:rPr>
        <w:t xml:space="preserve">marginalized_subpopulations</w:t>
      </w:r>
    </w:p>
    <w:p w:rsidR="00000000" w:rsidDel="00000000" w:rsidP="00000000" w:rsidRDefault="00000000" w:rsidRPr="00000000" w14:paraId="0000003D">
      <w:pPr>
        <w:shd w:fill="ffffff" w:val="clear"/>
        <w:spacing w:after="24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Code only what is explicitly stated — do not infer. Select all that apply. Valid values: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women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youth</w:t>
      </w:r>
      <w:ins w:author="Jennifer Cisse" w:id="8" w:date="2026-04-17T16:00:25Z">
        <w:r w:rsidDel="00000000" w:rsidR="00000000" w:rsidRPr="00000000">
          <w:rPr>
            <w:rFonts w:ascii="Courier New" w:cs="Courier New" w:eastAsia="Courier New" w:hAnsi="Courier New"/>
            <w:color w:val="1f2328"/>
            <w:sz w:val="20"/>
            <w:szCs w:val="20"/>
            <w:rtl w:val="0"/>
          </w:rPr>
          <w:t xml:space="preserve"> </w:t>
        </w:r>
        <w:r w:rsidDel="00000000" w:rsidR="00000000" w:rsidRPr="00000000">
          <w:rPr>
            <w:color w:val="1f2328"/>
            <w:sz w:val="24"/>
            <w:szCs w:val="24"/>
            <w:rtl w:val="0"/>
            <w:rPrChange w:author="Jennifer Cisse" w:id="9" w:date="2026-04-17T16:00:25Z">
              <w:rPr>
                <w:rFonts w:ascii="Courier New" w:cs="Courier New" w:eastAsia="Courier New" w:hAnsi="Courier New"/>
                <w:color w:val="1f2328"/>
                <w:sz w:val="20"/>
                <w:szCs w:val="20"/>
              </w:rPr>
            </w:rPrChange>
          </w:rPr>
          <w:t xml:space="preserve">| </w:t>
        </w:r>
        <w:r w:rsidDel="00000000" w:rsidR="00000000" w:rsidRPr="00000000">
          <w:rPr>
            <w:rFonts w:ascii="Courier New" w:cs="Courier New" w:eastAsia="Courier New" w:hAnsi="Courier New"/>
            <w:color w:val="1f2328"/>
            <w:sz w:val="20"/>
            <w:szCs w:val="20"/>
            <w:rtl w:val="0"/>
          </w:rPr>
          <w:t xml:space="preserve">people with disabilities</w:t>
        </w:r>
      </w:ins>
      <w:r w:rsidDel="00000000" w:rsidR="00000000" w:rsidRPr="00000000">
        <w:rPr>
          <w:color w:val="1f2328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landless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indigenous_peoples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ethnic_minorities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migrant_seasonal_workers</w:t>
      </w:r>
      <w:ins w:author="Jennifer Cisse" w:id="10" w:date="2026-04-17T15:59:46Z">
        <w:r w:rsidDel="00000000" w:rsidR="00000000" w:rsidRPr="00000000">
          <w:rPr>
            <w:rFonts w:ascii="Courier New" w:cs="Courier New" w:eastAsia="Courier New" w:hAnsi="Courier New"/>
            <w:color w:val="1f2328"/>
            <w:sz w:val="20"/>
            <w:szCs w:val="20"/>
            <w:rtl w:val="0"/>
          </w:rPr>
          <w:t xml:space="preserve"> </w:t>
        </w:r>
        <w:r w:rsidDel="00000000" w:rsidR="00000000" w:rsidRPr="00000000">
          <w:rPr>
            <w:color w:val="1f2328"/>
            <w:sz w:val="24"/>
            <w:szCs w:val="24"/>
            <w:rtl w:val="0"/>
            <w:rPrChange w:author="Jennifer Cisse" w:id="11" w:date="2026-04-17T15:59:46Z">
              <w:rPr>
                <w:rFonts w:ascii="Courier New" w:cs="Courier New" w:eastAsia="Courier New" w:hAnsi="Courier New"/>
                <w:color w:val="1f2328"/>
                <w:sz w:val="20"/>
                <w:szCs w:val="20"/>
              </w:rPr>
            </w:rPrChange>
          </w:rPr>
          <w:t xml:space="preserve">| </w:t>
        </w:r>
        <w:r w:rsidDel="00000000" w:rsidR="00000000" w:rsidRPr="00000000">
          <w:rPr>
            <w:rFonts w:ascii="Courier New" w:cs="Courier New" w:eastAsia="Courier New" w:hAnsi="Courier New"/>
            <w:color w:val="1f2328"/>
            <w:sz w:val="20"/>
            <w:szCs w:val="20"/>
            <w:rtl w:val="0"/>
            <w:rPrChange w:author="Jennifer Cisse" w:id="11" w:date="2026-04-17T15:59:46Z">
              <w:rPr>
                <w:rFonts w:ascii="Courier New" w:cs="Courier New" w:eastAsia="Courier New" w:hAnsi="Courier New"/>
                <w:color w:val="1f2328"/>
                <w:sz w:val="20"/>
                <w:szCs w:val="20"/>
              </w:rPr>
            </w:rPrChange>
          </w:rPr>
          <w:t xml:space="preserve">other</w:t>
        </w:r>
      </w:ins>
      <w:r w:rsidDel="00000000" w:rsidR="00000000" w:rsidRPr="00000000">
        <w:rPr>
          <w:color w:val="1f2328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none_reported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i w:val="1"/>
          <w:iCs w:val="1"/>
          <w:color w:val="1f2328"/>
          <w:sz w:val="35"/>
          <w:szCs w:val="35"/>
        </w:rPr>
      </w:pPr>
      <w:bookmarkStart w:colFirst="0" w:colLast="0" w:name="_88e9cjwm1uac" w:id="9"/>
      <w:bookmarkEnd w:id="9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7.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35"/>
          <w:szCs w:val="35"/>
          <w:rtl w:val="0"/>
        </w:rPr>
        <w:t xml:space="preserve">adaptation_focus</w:t>
      </w:r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 ⚠ </w:t>
      </w:r>
      <w:r w:rsidDel="00000000" w:rsidR="00000000" w:rsidRPr="00000000">
        <w:rPr>
          <w:b w:val="1"/>
          <w:bCs w:val="1"/>
          <w:i w:val="1"/>
          <w:iCs w:val="1"/>
          <w:color w:val="1f2328"/>
          <w:sz w:val="35"/>
          <w:szCs w:val="35"/>
          <w:rtl w:val="0"/>
        </w:rPr>
        <w:t xml:space="preserve">free text — </w:t>
      </w:r>
      <w:commentRangeStart w:id="0"/>
      <w:r w:rsidDel="00000000" w:rsidR="00000000" w:rsidRPr="00000000">
        <w:rPr>
          <w:b w:val="1"/>
          <w:bCs w:val="1"/>
          <w:i w:val="1"/>
          <w:iCs w:val="1"/>
          <w:color w:val="1f2328"/>
          <w:sz w:val="35"/>
          <w:szCs w:val="35"/>
          <w:rtl w:val="0"/>
        </w:rPr>
        <w:t xml:space="preserve">emergent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 specific climate adaptation action, intervention, or practice the study tracks. 5–15 words.</w:t>
      </w:r>
    </w:p>
    <w:p w:rsidR="00000000" w:rsidDel="00000000" w:rsidP="00000000" w:rsidRDefault="00000000" w:rsidRPr="00000000" w14:paraId="00000041">
      <w:pPr>
        <w:shd w:fill="ffffff" w:val="clear"/>
        <w:spacing w:after="24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Examples: </w:t>
      </w:r>
      <w:del w:author="Jennifer Cisse" w:id="12" w:date="2026-04-17T16:38:35Z">
        <w:r w:rsidDel="00000000" w:rsidR="00000000" w:rsidRPr="00000000">
          <w:rPr>
            <w:rFonts w:ascii="Courier New" w:cs="Courier New" w:eastAsia="Courier New" w:hAnsi="Courier New"/>
            <w:color w:val="1f2328"/>
            <w:sz w:val="20"/>
            <w:szCs w:val="20"/>
            <w:rtl w:val="0"/>
          </w:rPr>
          <w:delText xml:space="preserve">drought-tolerant maize varieties</w:delText>
        </w:r>
        <w:r w:rsidDel="00000000" w:rsidR="00000000" w:rsidRPr="00000000">
          <w:rPr>
            <w:color w:val="1f2328"/>
            <w:sz w:val="24"/>
            <w:szCs w:val="24"/>
            <w:rtl w:val="0"/>
          </w:rPr>
          <w:delText xml:space="preserve"> | </w:delText>
        </w:r>
        <w:r w:rsidDel="00000000" w:rsidR="00000000" w:rsidRPr="00000000">
          <w:rPr>
            <w:rFonts w:ascii="Courier New" w:cs="Courier New" w:eastAsia="Courier New" w:hAnsi="Courier New"/>
            <w:color w:val="1f2328"/>
            <w:sz w:val="20"/>
            <w:szCs w:val="20"/>
            <w:rtl w:val="0"/>
          </w:rPr>
          <w:delText xml:space="preserve">seasonal climate forecasts for farmer decision-making</w:delText>
        </w:r>
        <w:r w:rsidDel="00000000" w:rsidR="00000000" w:rsidRPr="00000000">
          <w:rPr>
            <w:color w:val="1f2328"/>
            <w:sz w:val="24"/>
            <w:szCs w:val="24"/>
            <w:rtl w:val="0"/>
          </w:rPr>
          <w:delText xml:space="preserve"> | </w:delText>
        </w:r>
        <w:r w:rsidDel="00000000" w:rsidR="00000000" w:rsidRPr="00000000">
          <w:rPr>
            <w:rFonts w:ascii="Courier New" w:cs="Courier New" w:eastAsia="Courier New" w:hAnsi="Courier New"/>
            <w:color w:val="1f2328"/>
            <w:sz w:val="20"/>
            <w:szCs w:val="20"/>
            <w:rtl w:val="0"/>
          </w:rPr>
          <w:delText xml:space="preserve">index-based livestock insurance</w:delText>
        </w:r>
        <w:r w:rsidDel="00000000" w:rsidR="00000000" w:rsidRPr="00000000">
          <w:rPr>
            <w:color w:val="1f2328"/>
            <w:sz w:val="24"/>
            <w:szCs w:val="24"/>
            <w:rtl w:val="0"/>
          </w:rPr>
          <w:delText xml:space="preserve"> | </w:delText>
        </w:r>
        <w:r w:rsidDel="00000000" w:rsidR="00000000" w:rsidRPr="00000000">
          <w:rPr>
            <w:rFonts w:ascii="Courier New" w:cs="Courier New" w:eastAsia="Courier New" w:hAnsi="Courier New"/>
            <w:color w:val="1f2328"/>
            <w:sz w:val="20"/>
            <w:szCs w:val="20"/>
            <w:rtl w:val="0"/>
          </w:rPr>
          <w:delText xml:space="preserve">farmer field schools for climate-resilient agriculture</w:delText>
        </w:r>
      </w:del>
      <w:ins w:author="Jennifer Cisse" w:id="12" w:date="2026-04-17T16:38:35Z">
        <w:del w:author="Jennifer Cisse" w:id="12" w:date="2026-04-17T16:38:35Z">
          <w:r w:rsidDel="00000000" w:rsidR="00000000" w:rsidRPr="00000000">
            <w:rPr>
              <w:rFonts w:ascii="Courier New" w:cs="Courier New" w:eastAsia="Courier New" w:hAnsi="Courier New"/>
              <w:color w:val="1f2328"/>
              <w:sz w:val="20"/>
              <w:szCs w:val="20"/>
              <w:rtl w:val="0"/>
            </w:rPr>
            <w:delText xml:space="preserve"> </w:delText>
          </w:r>
        </w:del>
        <w:r w:rsidDel="00000000" w:rsidR="00000000" w:rsidRPr="00000000">
          <w:rPr>
            <w:rFonts w:ascii="Courier New" w:cs="Courier New" w:eastAsia="Courier New" w:hAnsi="Courier New"/>
            <w:color w:val="1f2328"/>
            <w:sz w:val="20"/>
            <w:szCs w:val="20"/>
            <w:rtl w:val="0"/>
            <w:rPrChange w:author="Jennifer Cisse" w:id="13" w:date="2026-04-17T16:38:35Z">
              <w:rPr>
                <w:rFonts w:ascii="Courier New" w:cs="Courier New" w:eastAsia="Courier New" w:hAnsi="Courier New"/>
                <w:color w:val="1f2328"/>
                <w:sz w:val="20"/>
                <w:szCs w:val="20"/>
              </w:rPr>
            </w:rPrChange>
          </w:rPr>
          <w:t xml:space="preserve">crop management practices </w:t>
        </w:r>
        <w:r w:rsidDel="00000000" w:rsidR="00000000" w:rsidRPr="00000000">
          <w:rPr>
            <w:color w:val="1f2328"/>
            <w:sz w:val="24"/>
            <w:szCs w:val="24"/>
            <w:rtl w:val="0"/>
            <w:rPrChange w:author="Jennifer Cisse" w:id="13" w:date="2026-04-17T16:38:35Z">
              <w:rPr>
                <w:rFonts w:ascii="Courier New" w:cs="Courier New" w:eastAsia="Courier New" w:hAnsi="Courier New"/>
                <w:color w:val="1f2328"/>
                <w:sz w:val="20"/>
                <w:szCs w:val="20"/>
              </w:rPr>
            </w:rPrChange>
          </w:rPr>
          <w:t xml:space="preserve">| </w:t>
        </w:r>
        <w:r w:rsidDel="00000000" w:rsidR="00000000" w:rsidRPr="00000000">
          <w:rPr>
            <w:rFonts w:ascii="Courier New" w:cs="Courier New" w:eastAsia="Courier New" w:hAnsi="Courier New"/>
            <w:color w:val="1f2328"/>
            <w:sz w:val="20"/>
            <w:szCs w:val="20"/>
            <w:rtl w:val="0"/>
            <w:rPrChange w:author="Jennifer Cisse" w:id="13" w:date="2026-04-17T16:38:35Z">
              <w:rPr>
                <w:rFonts w:ascii="Courier New" w:cs="Courier New" w:eastAsia="Courier New" w:hAnsi="Courier New"/>
                <w:color w:val="1f2328"/>
                <w:sz w:val="20"/>
                <w:szCs w:val="20"/>
              </w:rPr>
            </w:rPrChange>
          </w:rPr>
          <w:t xml:space="preserve">crop varieties and genetics </w:t>
        </w:r>
        <w:r w:rsidDel="00000000" w:rsidR="00000000" w:rsidRPr="00000000">
          <w:rPr>
            <w:color w:val="1f2328"/>
            <w:sz w:val="24"/>
            <w:szCs w:val="24"/>
            <w:rtl w:val="0"/>
            <w:rPrChange w:author="Jennifer Cisse" w:id="13" w:date="2026-04-17T16:38:35Z">
              <w:rPr>
                <w:rFonts w:ascii="Courier New" w:cs="Courier New" w:eastAsia="Courier New" w:hAnsi="Courier New"/>
                <w:color w:val="1f2328"/>
                <w:sz w:val="20"/>
                <w:szCs w:val="20"/>
              </w:rPr>
            </w:rPrChange>
          </w:rPr>
          <w:t xml:space="preserve">| </w:t>
        </w:r>
        <w:r w:rsidDel="00000000" w:rsidR="00000000" w:rsidRPr="00000000">
          <w:rPr>
            <w:rFonts w:ascii="Courier New" w:cs="Courier New" w:eastAsia="Courier New" w:hAnsi="Courier New"/>
            <w:color w:val="1f2328"/>
            <w:sz w:val="20"/>
            <w:szCs w:val="20"/>
            <w:rtl w:val="0"/>
            <w:rPrChange w:author="Jennifer Cisse" w:id="13" w:date="2026-04-17T16:38:35Z">
              <w:rPr>
                <w:rFonts w:ascii="Courier New" w:cs="Courier New" w:eastAsia="Courier New" w:hAnsi="Courier New"/>
                <w:color w:val="1f2328"/>
                <w:sz w:val="20"/>
                <w:szCs w:val="20"/>
              </w:rPr>
            </w:rPrChange>
          </w:rPr>
          <w:t xml:space="preserve">water management and irrigation </w:t>
        </w:r>
        <w:r w:rsidDel="00000000" w:rsidR="00000000" w:rsidRPr="00000000">
          <w:rPr>
            <w:color w:val="1f2328"/>
            <w:sz w:val="24"/>
            <w:szCs w:val="24"/>
            <w:rtl w:val="0"/>
            <w:rPrChange w:author="Jennifer Cisse" w:id="13" w:date="2026-04-17T16:38:35Z">
              <w:rPr>
                <w:rFonts w:ascii="Courier New" w:cs="Courier New" w:eastAsia="Courier New" w:hAnsi="Courier New"/>
                <w:color w:val="1f2328"/>
                <w:sz w:val="20"/>
                <w:szCs w:val="20"/>
              </w:rPr>
            </w:rPrChange>
          </w:rPr>
          <w:t xml:space="preserve">| </w:t>
        </w:r>
        <w:r w:rsidDel="00000000" w:rsidR="00000000" w:rsidRPr="00000000">
          <w:rPr>
            <w:rFonts w:ascii="Courier New" w:cs="Courier New" w:eastAsia="Courier New" w:hAnsi="Courier New"/>
            <w:color w:val="1f2328"/>
            <w:sz w:val="20"/>
            <w:szCs w:val="20"/>
            <w:rtl w:val="0"/>
            <w:rPrChange w:author="Jennifer Cisse" w:id="13" w:date="2026-04-17T16:38:35Z">
              <w:rPr>
                <w:rFonts w:ascii="Courier New" w:cs="Courier New" w:eastAsia="Courier New" w:hAnsi="Courier New"/>
                <w:color w:val="1f2328"/>
                <w:sz w:val="20"/>
                <w:szCs w:val="20"/>
              </w:rPr>
            </w:rPrChange>
          </w:rPr>
          <w:t xml:space="preserve">soil and land management </w:t>
        </w:r>
        <w:r w:rsidDel="00000000" w:rsidR="00000000" w:rsidRPr="00000000">
          <w:rPr>
            <w:color w:val="1f2328"/>
            <w:sz w:val="24"/>
            <w:szCs w:val="24"/>
            <w:rtl w:val="0"/>
            <w:rPrChange w:author="Jennifer Cisse" w:id="13" w:date="2026-04-17T16:38:35Z">
              <w:rPr>
                <w:rFonts w:ascii="Courier New" w:cs="Courier New" w:eastAsia="Courier New" w:hAnsi="Courier New"/>
                <w:color w:val="1f2328"/>
                <w:sz w:val="20"/>
                <w:szCs w:val="20"/>
              </w:rPr>
            </w:rPrChange>
          </w:rPr>
          <w:t xml:space="preserve">| </w:t>
        </w:r>
        <w:r w:rsidDel="00000000" w:rsidR="00000000" w:rsidRPr="00000000">
          <w:rPr>
            <w:rFonts w:ascii="Courier New" w:cs="Courier New" w:eastAsia="Courier New" w:hAnsi="Courier New"/>
            <w:color w:val="1f2328"/>
            <w:sz w:val="20"/>
            <w:szCs w:val="20"/>
            <w:rtl w:val="0"/>
            <w:rPrChange w:author="Jennifer Cisse" w:id="13" w:date="2026-04-17T16:38:35Z">
              <w:rPr>
                <w:rFonts w:ascii="Courier New" w:cs="Courier New" w:eastAsia="Courier New" w:hAnsi="Courier New"/>
                <w:color w:val="1f2328"/>
                <w:sz w:val="20"/>
                <w:szCs w:val="20"/>
              </w:rPr>
            </w:rPrChange>
          </w:rPr>
          <w:t xml:space="preserve">agroforestry </w:t>
        </w:r>
        <w:r w:rsidDel="00000000" w:rsidR="00000000" w:rsidRPr="00000000">
          <w:rPr>
            <w:color w:val="1f2328"/>
            <w:sz w:val="24"/>
            <w:szCs w:val="24"/>
            <w:rtl w:val="0"/>
            <w:rPrChange w:author="Jennifer Cisse" w:id="13" w:date="2026-04-17T16:38:35Z">
              <w:rPr>
                <w:rFonts w:ascii="Courier New" w:cs="Courier New" w:eastAsia="Courier New" w:hAnsi="Courier New"/>
                <w:color w:val="1f2328"/>
                <w:sz w:val="20"/>
                <w:szCs w:val="20"/>
              </w:rPr>
            </w:rPrChange>
          </w:rPr>
          <w:t xml:space="preserve">| </w:t>
        </w:r>
        <w:r w:rsidDel="00000000" w:rsidR="00000000" w:rsidRPr="00000000">
          <w:rPr>
            <w:rFonts w:ascii="Courier New" w:cs="Courier New" w:eastAsia="Courier New" w:hAnsi="Courier New"/>
            <w:color w:val="1f2328"/>
            <w:sz w:val="20"/>
            <w:szCs w:val="20"/>
            <w:rtl w:val="0"/>
            <w:rPrChange w:author="Jennifer Cisse" w:id="13" w:date="2026-04-17T16:38:35Z">
              <w:rPr>
                <w:rFonts w:ascii="Courier New" w:cs="Courier New" w:eastAsia="Courier New" w:hAnsi="Courier New"/>
                <w:color w:val="1f2328"/>
                <w:sz w:val="20"/>
                <w:szCs w:val="20"/>
              </w:rPr>
            </w:rPrChange>
          </w:rPr>
          <w:t xml:space="preserve">livestock management </w:t>
        </w:r>
        <w:r w:rsidDel="00000000" w:rsidR="00000000" w:rsidRPr="00000000">
          <w:rPr>
            <w:color w:val="1f2328"/>
            <w:sz w:val="24"/>
            <w:szCs w:val="24"/>
            <w:rtl w:val="0"/>
            <w:rPrChange w:author="Jennifer Cisse" w:id="13" w:date="2026-04-17T16:38:35Z">
              <w:rPr>
                <w:rFonts w:ascii="Courier New" w:cs="Courier New" w:eastAsia="Courier New" w:hAnsi="Courier New"/>
                <w:color w:val="1f2328"/>
                <w:sz w:val="20"/>
                <w:szCs w:val="20"/>
              </w:rPr>
            </w:rPrChange>
          </w:rPr>
          <w:t xml:space="preserve">| </w:t>
        </w:r>
        <w:r w:rsidDel="00000000" w:rsidR="00000000" w:rsidRPr="00000000">
          <w:rPr>
            <w:rFonts w:ascii="Courier New" w:cs="Courier New" w:eastAsia="Courier New" w:hAnsi="Courier New"/>
            <w:color w:val="1f2328"/>
            <w:sz w:val="20"/>
            <w:szCs w:val="20"/>
            <w:rtl w:val="0"/>
            <w:rPrChange w:author="Jennifer Cisse" w:id="13" w:date="2026-04-17T16:38:35Z">
              <w:rPr>
                <w:rFonts w:ascii="Courier New" w:cs="Courier New" w:eastAsia="Courier New" w:hAnsi="Courier New"/>
                <w:color w:val="1f2328"/>
                <w:sz w:val="20"/>
                <w:szCs w:val="20"/>
              </w:rPr>
            </w:rPrChange>
          </w:rPr>
          <w:t xml:space="preserve">livelihood diversification (non</w:t>
        </w:r>
        <w:r w:rsidDel="00000000" w:rsidR="00000000" w:rsidRPr="00000000">
          <w:rPr>
            <w:rFonts w:ascii="Courier New" w:cs="Courier New" w:eastAsia="Courier New" w:hAnsi="Courier New"/>
            <w:color w:val="1f2328"/>
            <w:sz w:val="20"/>
            <w:szCs w:val="20"/>
            <w:rtl w:val="0"/>
          </w:rPr>
          <w:t xml:space="preserve">-</w:t>
        </w:r>
        <w:r w:rsidDel="00000000" w:rsidR="00000000" w:rsidRPr="00000000">
          <w:rPr>
            <w:rFonts w:ascii="Courier New" w:cs="Courier New" w:eastAsia="Courier New" w:hAnsi="Courier New"/>
            <w:color w:val="1f2328"/>
            <w:sz w:val="20"/>
            <w:szCs w:val="20"/>
            <w:rtl w:val="0"/>
            <w:rPrChange w:author="Jennifer Cisse" w:id="13" w:date="2026-04-17T16:38:35Z">
              <w:rPr>
                <w:rFonts w:ascii="Courier New" w:cs="Courier New" w:eastAsia="Courier New" w:hAnsi="Courier New"/>
                <w:color w:val="1f2328"/>
                <w:sz w:val="20"/>
                <w:szCs w:val="20"/>
              </w:rPr>
            </w:rPrChange>
          </w:rPr>
          <w:t xml:space="preserve">farm)</w:t>
        </w:r>
        <w:r w:rsidDel="00000000" w:rsidR="00000000" w:rsidRPr="00000000">
          <w:rPr>
            <w:color w:val="1f2328"/>
            <w:sz w:val="24"/>
            <w:szCs w:val="24"/>
            <w:rtl w:val="0"/>
            <w:rPrChange w:author="Jennifer Cisse" w:id="13" w:date="2026-04-17T16:38:35Z">
              <w:rPr>
                <w:rFonts w:ascii="Courier New" w:cs="Courier New" w:eastAsia="Courier New" w:hAnsi="Courier New"/>
                <w:color w:val="1f2328"/>
                <w:sz w:val="20"/>
                <w:szCs w:val="20"/>
              </w:rPr>
            </w:rPrChange>
          </w:rPr>
          <w:t xml:space="preserve">| </w:t>
        </w:r>
        <w:r w:rsidDel="00000000" w:rsidR="00000000" w:rsidRPr="00000000">
          <w:rPr>
            <w:rFonts w:ascii="Courier New" w:cs="Courier New" w:eastAsia="Courier New" w:hAnsi="Courier New"/>
            <w:color w:val="1f2328"/>
            <w:sz w:val="20"/>
            <w:szCs w:val="20"/>
            <w:rtl w:val="0"/>
            <w:rPrChange w:author="Jennifer Cisse" w:id="13" w:date="2026-04-17T16:38:35Z">
              <w:rPr>
                <w:rFonts w:ascii="Courier New" w:cs="Courier New" w:eastAsia="Courier New" w:hAnsi="Courier New"/>
                <w:color w:val="1f2328"/>
                <w:sz w:val="20"/>
                <w:szCs w:val="20"/>
              </w:rPr>
            </w:rPrChange>
          </w:rPr>
          <w:t xml:space="preserve">financial strategies </w:t>
        </w:r>
        <w:r w:rsidDel="00000000" w:rsidR="00000000" w:rsidRPr="00000000">
          <w:rPr>
            <w:color w:val="1f2328"/>
            <w:sz w:val="24"/>
            <w:szCs w:val="24"/>
            <w:rtl w:val="0"/>
            <w:rPrChange w:author="Jennifer Cisse" w:id="13" w:date="2026-04-17T16:38:35Z">
              <w:rPr>
                <w:rFonts w:ascii="Courier New" w:cs="Courier New" w:eastAsia="Courier New" w:hAnsi="Courier New"/>
                <w:color w:val="1f2328"/>
                <w:sz w:val="20"/>
                <w:szCs w:val="20"/>
              </w:rPr>
            </w:rPrChange>
          </w:rPr>
          <w:t xml:space="preserve">| </w:t>
        </w:r>
        <w:r w:rsidDel="00000000" w:rsidR="00000000" w:rsidRPr="00000000">
          <w:rPr>
            <w:rFonts w:ascii="Courier New" w:cs="Courier New" w:eastAsia="Courier New" w:hAnsi="Courier New"/>
            <w:color w:val="1f2328"/>
            <w:sz w:val="20"/>
            <w:szCs w:val="20"/>
            <w:rtl w:val="0"/>
            <w:rPrChange w:author="Jennifer Cisse" w:id="13" w:date="2026-04-17T16:38:35Z">
              <w:rPr>
                <w:rFonts w:ascii="Courier New" w:cs="Courier New" w:eastAsia="Courier New" w:hAnsi="Courier New"/>
                <w:color w:val="1f2328"/>
                <w:sz w:val="20"/>
                <w:szCs w:val="20"/>
              </w:rPr>
            </w:rPrChange>
          </w:rPr>
          <w:t xml:space="preserve">climate information and advisory services </w:t>
        </w:r>
        <w:r w:rsidDel="00000000" w:rsidR="00000000" w:rsidRPr="00000000">
          <w:rPr>
            <w:color w:val="1f2328"/>
            <w:sz w:val="24"/>
            <w:szCs w:val="24"/>
            <w:rtl w:val="0"/>
            <w:rPrChange w:author="Jennifer Cisse" w:id="13" w:date="2026-04-17T16:38:35Z">
              <w:rPr>
                <w:rFonts w:ascii="Courier New" w:cs="Courier New" w:eastAsia="Courier New" w:hAnsi="Courier New"/>
                <w:color w:val="1f2328"/>
                <w:sz w:val="20"/>
                <w:szCs w:val="20"/>
              </w:rPr>
            </w:rPrChange>
          </w:rPr>
          <w:t xml:space="preserve">| </w:t>
        </w:r>
        <w:r w:rsidDel="00000000" w:rsidR="00000000" w:rsidRPr="00000000">
          <w:rPr>
            <w:rFonts w:ascii="Courier New" w:cs="Courier New" w:eastAsia="Courier New" w:hAnsi="Courier New"/>
            <w:color w:val="1f2328"/>
            <w:sz w:val="20"/>
            <w:szCs w:val="20"/>
            <w:rtl w:val="0"/>
            <w:rPrChange w:author="Jennifer Cisse" w:id="13" w:date="2026-04-17T16:38:35Z">
              <w:rPr>
                <w:rFonts w:ascii="Courier New" w:cs="Courier New" w:eastAsia="Courier New" w:hAnsi="Courier New"/>
                <w:color w:val="1f2328"/>
                <w:sz w:val="20"/>
                <w:szCs w:val="20"/>
              </w:rPr>
            </w:rPrChange>
          </w:rPr>
          <w:t xml:space="preserve">migration and mobility </w:t>
        </w:r>
        <w:r w:rsidDel="00000000" w:rsidR="00000000" w:rsidRPr="00000000">
          <w:rPr>
            <w:color w:val="1f2328"/>
            <w:sz w:val="24"/>
            <w:szCs w:val="24"/>
            <w:rtl w:val="0"/>
            <w:rPrChange w:author="Jennifer Cisse" w:id="13" w:date="2026-04-17T16:38:35Z">
              <w:rPr>
                <w:rFonts w:ascii="Courier New" w:cs="Courier New" w:eastAsia="Courier New" w:hAnsi="Courier New"/>
                <w:color w:val="1f2328"/>
                <w:sz w:val="20"/>
                <w:szCs w:val="20"/>
              </w:rPr>
            </w:rPrChange>
          </w:rPr>
          <w:t xml:space="preserve">| </w:t>
        </w:r>
        <w:r w:rsidDel="00000000" w:rsidR="00000000" w:rsidRPr="00000000">
          <w:rPr>
            <w:rFonts w:ascii="Courier New" w:cs="Courier New" w:eastAsia="Courier New" w:hAnsi="Courier New"/>
            <w:color w:val="1f2328"/>
            <w:sz w:val="20"/>
            <w:szCs w:val="20"/>
            <w:rtl w:val="0"/>
            <w:rPrChange w:author="Jennifer Cisse" w:id="13" w:date="2026-04-17T16:38:35Z">
              <w:rPr>
                <w:rFonts w:ascii="Courier New" w:cs="Courier New" w:eastAsia="Courier New" w:hAnsi="Courier New"/>
                <w:color w:val="1f2328"/>
                <w:sz w:val="20"/>
                <w:szCs w:val="20"/>
              </w:rPr>
            </w:rPrChange>
          </w:rPr>
          <w:t xml:space="preserve">social and community networking </w:t>
        </w:r>
        <w:r w:rsidDel="00000000" w:rsidR="00000000" w:rsidRPr="00000000">
          <w:rPr>
            <w:color w:val="1f2328"/>
            <w:sz w:val="24"/>
            <w:szCs w:val="24"/>
            <w:rtl w:val="0"/>
            <w:rPrChange w:author="Jennifer Cisse" w:id="13" w:date="2026-04-17T16:38:35Z">
              <w:rPr>
                <w:rFonts w:ascii="Courier New" w:cs="Courier New" w:eastAsia="Courier New" w:hAnsi="Courier New"/>
                <w:color w:val="1f2328"/>
                <w:sz w:val="20"/>
                <w:szCs w:val="20"/>
              </w:rPr>
            </w:rPrChange>
          </w:rPr>
          <w:t xml:space="preserve">| </w:t>
        </w:r>
        <w:r w:rsidDel="00000000" w:rsidR="00000000" w:rsidRPr="00000000">
          <w:rPr>
            <w:rFonts w:ascii="Courier New" w:cs="Courier New" w:eastAsia="Courier New" w:hAnsi="Courier New"/>
            <w:color w:val="1f2328"/>
            <w:sz w:val="20"/>
            <w:szCs w:val="20"/>
            <w:rtl w:val="0"/>
            <w:rPrChange w:author="Jennifer Cisse" w:id="13" w:date="2026-04-17T16:38:35Z">
              <w:rPr>
                <w:rFonts w:ascii="Courier New" w:cs="Courier New" w:eastAsia="Courier New" w:hAnsi="Courier New"/>
                <w:color w:val="1f2328"/>
                <w:sz w:val="20"/>
                <w:szCs w:val="20"/>
              </w:rPr>
            </w:rPrChange>
          </w:rPr>
          <w:t xml:space="preserve">post</w:t>
        </w:r>
        <w:r w:rsidDel="00000000" w:rsidR="00000000" w:rsidRPr="00000000">
          <w:rPr>
            <w:rFonts w:ascii="Courier New" w:cs="Courier New" w:eastAsia="Courier New" w:hAnsi="Courier New"/>
            <w:color w:val="1f2328"/>
            <w:sz w:val="20"/>
            <w:szCs w:val="20"/>
            <w:rtl w:val="0"/>
          </w:rPr>
          <w:t xml:space="preserve">-</w:t>
        </w:r>
        <w:r w:rsidDel="00000000" w:rsidR="00000000" w:rsidRPr="00000000">
          <w:rPr>
            <w:rFonts w:ascii="Courier New" w:cs="Courier New" w:eastAsia="Courier New" w:hAnsi="Courier New"/>
            <w:color w:val="1f2328"/>
            <w:sz w:val="20"/>
            <w:szCs w:val="20"/>
            <w:rtl w:val="0"/>
            <w:rPrChange w:author="Jennifer Cisse" w:id="13" w:date="2026-04-17T16:38:35Z">
              <w:rPr>
                <w:rFonts w:ascii="Courier New" w:cs="Courier New" w:eastAsia="Courier New" w:hAnsi="Courier New"/>
                <w:color w:val="1f2328"/>
                <w:sz w:val="20"/>
                <w:szCs w:val="20"/>
              </w:rPr>
            </w:rPrChange>
          </w:rPr>
          <w:t xml:space="preserve">harvest and consumption adjustments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hd w:fill="ffffff" w:val="clear"/>
        <w:spacing w:after="240" w:before="360" w:line="300" w:lineRule="auto"/>
        <w:rPr>
          <w:rFonts w:ascii="Courier New" w:cs="Courier New" w:eastAsia="Courier New" w:hAnsi="Courier New"/>
          <w:b w:val="1"/>
          <w:bCs w:val="1"/>
          <w:color w:val="1f2328"/>
          <w:sz w:val="35"/>
          <w:szCs w:val="35"/>
        </w:rPr>
      </w:pPr>
      <w:bookmarkStart w:colFirst="0" w:colLast="0" w:name="_bx1igonwokho" w:id="10"/>
      <w:bookmarkEnd w:id="10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8.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35"/>
          <w:szCs w:val="35"/>
          <w:rtl w:val="0"/>
        </w:rPr>
        <w:t xml:space="preserve">domain_type</w:t>
      </w:r>
    </w:p>
    <w:p w:rsidR="00000000" w:rsidDel="00000000" w:rsidP="00000000" w:rsidRDefault="00000000" w:rsidRPr="00000000" w14:paraId="00000044">
      <w:pPr>
        <w:shd w:fill="ffffff" w:val="clear"/>
        <w:spacing w:after="24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Valid values: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adaptation_process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adaptation_outcome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both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Process — measures </w:t>
      </w: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how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farmers adopt, learn, participate (steps toward adaptation)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Outcome — measures </w:t>
      </w: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what happened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(yields, income, wellbeing, resilience)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Both — tracks both a process and its outcome in the same study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Decision rule: adoption rate only →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adaptation_process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; yield impact only →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adaptation_outcome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hd w:fill="ffffff" w:val="clear"/>
        <w:spacing w:after="240" w:before="360" w:line="300" w:lineRule="auto"/>
        <w:rPr>
          <w:rFonts w:ascii="Courier New" w:cs="Courier New" w:eastAsia="Courier New" w:hAnsi="Courier New"/>
          <w:b w:val="1"/>
          <w:bCs w:val="1"/>
          <w:color w:val="1f2328"/>
          <w:sz w:val="35"/>
          <w:szCs w:val="35"/>
        </w:rPr>
      </w:pPr>
      <w:bookmarkStart w:colFirst="0" w:colLast="0" w:name="_wf6gs6s0zvz" w:id="11"/>
      <w:bookmarkEnd w:id="11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9.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35"/>
          <w:szCs w:val="35"/>
          <w:rtl w:val="0"/>
        </w:rPr>
        <w:t xml:space="preserve">process_outcome_domains</w:t>
      </w:r>
    </w:p>
    <w:p w:rsidR="00000000" w:rsidDel="00000000" w:rsidP="00000000" w:rsidRDefault="00000000" w:rsidRPr="00000000" w14:paraId="0000004B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Select all that apply, semicolons between multiple values.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05"/>
        <w:gridCol w:w="5190"/>
        <w:tblGridChange w:id="0">
          <w:tblGrid>
            <w:gridCol w:w="3705"/>
            <w:gridCol w:w="519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lineRule="auto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lineRule="auto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highlight w:val="white"/>
                <w:rtl w:val="0"/>
              </w:rPr>
              <w:t xml:space="preserve">knowledge_awareness_learning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Awareness of climate change, knowledge of options, learning outcomes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highlight w:val="white"/>
                <w:rtl w:val="0"/>
              </w:rPr>
              <w:t xml:space="preserve">decision_making_planning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Farmer decision-making, use of forecasts in planning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highlight w:val="white"/>
                <w:rtl w:val="0"/>
              </w:rPr>
              <w:t xml:space="preserve">uptake_adoption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Rates of adoption of a practice or technology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highlight w:val="white"/>
                <w:rtl w:val="0"/>
              </w:rPr>
              <w:t xml:space="preserve">behavioral_change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Changes in farming or land management behaviour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highlight w:val="white"/>
                <w:rtl w:val="0"/>
              </w:rPr>
              <w:t xml:space="preserve">participation_coproduction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Participation in programmes, co-design, farmer group engagement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highlight w:val="white"/>
                <w:rtl w:val="0"/>
              </w:rPr>
              <w:t xml:space="preserve">institutional_governance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Policy uptake, institutional change, governance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highlight w:val="white"/>
                <w:rtl w:val="0"/>
              </w:rPr>
              <w:t xml:space="preserve">access_information_services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Access to extension, credit, markets, climate information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highlight w:val="white"/>
                <w:rtl w:val="0"/>
              </w:rPr>
              <w:t xml:space="preserve">yields_productivity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Crop yield, livestock productivity, fish catch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highlight w:val="white"/>
                <w:rtl w:val="0"/>
              </w:rPr>
              <w:t xml:space="preserve">income_assets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Household income, asset accumulation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highlight w:val="white"/>
                <w:rtl w:val="0"/>
              </w:rPr>
              <w:t xml:space="preserve">livelihoods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Food security, livelihood diversification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highlight w:val="white"/>
                <w:rtl w:val="0"/>
              </w:rPr>
              <w:t xml:space="preserve">wellbeing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Health, nutrition, subjective wellbeing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highlight w:val="white"/>
                <w:rtl w:val="0"/>
              </w:rPr>
              <w:t xml:space="preserve">risk_reduction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Reduced exposure or sensitivity to climate shocks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highlight w:val="white"/>
                <w:rtl w:val="0"/>
              </w:rPr>
              <w:t xml:space="preserve">resilience_adaptive_capacity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Adaptive capacity indices, resilience scores, vulnerability indices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i w:val="1"/>
          <w:iCs w:val="1"/>
          <w:color w:val="1f2328"/>
          <w:sz w:val="35"/>
          <w:szCs w:val="35"/>
        </w:rPr>
      </w:pPr>
      <w:bookmarkStart w:colFirst="0" w:colLast="0" w:name="_y5g8i9gg77wn" w:id="12"/>
      <w:bookmarkEnd w:id="12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10.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35"/>
          <w:szCs w:val="35"/>
          <w:rtl w:val="0"/>
        </w:rPr>
        <w:t xml:space="preserve">indicators_measured</w:t>
      </w:r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 ⚠ </w:t>
      </w:r>
      <w:r w:rsidDel="00000000" w:rsidR="00000000" w:rsidRPr="00000000">
        <w:rPr>
          <w:b w:val="1"/>
          <w:bCs w:val="1"/>
          <w:i w:val="1"/>
          <w:iCs w:val="1"/>
          <w:color w:val="1f2328"/>
          <w:sz w:val="35"/>
          <w:szCs w:val="35"/>
          <w:rtl w:val="0"/>
        </w:rPr>
        <w:t xml:space="preserve">free text</w:t>
      </w:r>
      <w:del w:author="Jennifer Cisse" w:id="14" w:date="2026-04-17T16:02:49Z">
        <w:r w:rsidDel="00000000" w:rsidR="00000000" w:rsidRPr="00000000">
          <w:rPr>
            <w:b w:val="1"/>
            <w:bCs w:val="1"/>
            <w:i w:val="1"/>
            <w:iCs w:val="1"/>
            <w:color w:val="1f2328"/>
            <w:sz w:val="35"/>
            <w:szCs w:val="35"/>
            <w:rtl w:val="0"/>
          </w:rPr>
          <w:delText xml:space="preserve"> — </w:delText>
        </w:r>
        <w:r w:rsidDel="00000000" w:rsidR="00000000" w:rsidRPr="00000000">
          <w:rPr>
            <w:b w:val="1"/>
            <w:bCs w:val="1"/>
            <w:i w:val="1"/>
            <w:iCs w:val="1"/>
            <w:color w:val="1f2328"/>
            <w:sz w:val="35"/>
            <w:szCs w:val="35"/>
            <w:rtl w:val="0"/>
          </w:rPr>
          <w:delText xml:space="preserve">emergent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 specific indicators or metrics used. Extract actual indicators from methods/results. Include units.</w:t>
      </w:r>
    </w:p>
    <w:p w:rsidR="00000000" w:rsidDel="00000000" w:rsidP="00000000" w:rsidRDefault="00000000" w:rsidRPr="00000000" w14:paraId="0000006B">
      <w:pPr>
        <w:shd w:fill="ffffff" w:val="clear"/>
        <w:spacing w:after="24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Examples: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yield (t/ha), income (USD/season), food security score (HFIAS)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adoption rate (%), area under improved variety (ha)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hd w:fill="ffffff" w:val="clear"/>
        <w:spacing w:after="240" w:before="360" w:line="300" w:lineRule="auto"/>
        <w:rPr>
          <w:rFonts w:ascii="Courier New" w:cs="Courier New" w:eastAsia="Courier New" w:hAnsi="Courier New"/>
          <w:b w:val="1"/>
          <w:bCs w:val="1"/>
          <w:color w:val="1f2328"/>
          <w:sz w:val="35"/>
          <w:szCs w:val="35"/>
        </w:rPr>
      </w:pPr>
      <w:bookmarkStart w:colFirst="0" w:colLast="0" w:name="_e5uldjws3jsh" w:id="13"/>
      <w:bookmarkEnd w:id="13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11.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35"/>
          <w:szCs w:val="35"/>
          <w:rtl w:val="0"/>
        </w:rPr>
        <w:t xml:space="preserve">methodological_approach</w:t>
      </w:r>
    </w:p>
    <w:p w:rsidR="00000000" w:rsidDel="00000000" w:rsidP="00000000" w:rsidRDefault="00000000" w:rsidRPr="00000000" w14:paraId="0000006E">
      <w:pPr>
        <w:shd w:fill="ffffff" w:val="clear"/>
        <w:spacing w:after="24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ins w:author="Jennifer Cisse" w:id="15" w:date="2026-04-17T16:05:38Z">
        <w:r w:rsidDel="00000000" w:rsidR="00000000" w:rsidRPr="00000000">
          <w:rPr>
            <w:color w:val="1f2328"/>
            <w:sz w:val="24"/>
            <w:szCs w:val="24"/>
            <w:rtl w:val="0"/>
            <w:rPrChange w:author="Jennifer Cisse" w:id="16" w:date="2026-04-17T16:05:38Z">
              <w:rPr>
                <w:rFonts w:ascii="Courier New" w:cs="Courier New" w:eastAsia="Courier New" w:hAnsi="Courier New"/>
                <w:b w:val="1"/>
                <w:bCs w:val="1"/>
                <w:color w:val="1f2328"/>
                <w:sz w:val="35"/>
                <w:szCs w:val="35"/>
              </w:rPr>
            </w:rPrChange>
          </w:rPr>
          <w:t xml:space="preserve">Select all that apply. </w:t>
        </w:r>
      </w:ins>
      <w:r w:rsidDel="00000000" w:rsidR="00000000" w:rsidRPr="00000000">
        <w:rPr>
          <w:color w:val="1f2328"/>
          <w:sz w:val="24"/>
          <w:szCs w:val="24"/>
          <w:rtl w:val="0"/>
        </w:rPr>
        <w:t xml:space="preserve">Valid values: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qualitative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quantitative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</w:t>
      </w:r>
      <w:del w:author="Jennifer Cisse" w:id="17" w:date="2026-04-17T16:06:00Z">
        <w:r w:rsidDel="00000000" w:rsidR="00000000" w:rsidRPr="00000000">
          <w:rPr>
            <w:color w:val="1f2328"/>
            <w:sz w:val="24"/>
            <w:szCs w:val="24"/>
            <w:rtl w:val="0"/>
          </w:rPr>
          <w:delText xml:space="preserve">| </w:delText>
        </w:r>
        <w:r w:rsidDel="00000000" w:rsidR="00000000" w:rsidRPr="00000000">
          <w:rPr>
            <w:rFonts w:ascii="Courier New" w:cs="Courier New" w:eastAsia="Courier New" w:hAnsi="Courier New"/>
            <w:color w:val="1f2328"/>
            <w:sz w:val="20"/>
            <w:szCs w:val="20"/>
            <w:rtl w:val="0"/>
          </w:rPr>
          <w:delText xml:space="preserve">mixed_methods</w:delText>
        </w:r>
        <w:r w:rsidDel="00000000" w:rsidR="00000000" w:rsidRPr="00000000">
          <w:rPr>
            <w:color w:val="1f2328"/>
            <w:sz w:val="24"/>
            <w:szCs w:val="24"/>
            <w:rtl w:val="0"/>
          </w:rPr>
          <w:delText xml:space="preserve"> </w:delText>
        </w:r>
      </w:del>
      <w:r w:rsidDel="00000000" w:rsidR="00000000" w:rsidRPr="00000000">
        <w:rPr>
          <w:color w:val="1f2328"/>
          <w:sz w:val="24"/>
          <w:szCs w:val="24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participatory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modeling_with_empirical_validation</w:t>
      </w:r>
      <w:ins w:author="Jennifer Cisse" w:id="18" w:date="2026-04-17T16:06:06Z">
        <w:r w:rsidDel="00000000" w:rsidR="00000000" w:rsidRPr="00000000">
          <w:rPr>
            <w:rFonts w:ascii="Courier New" w:cs="Courier New" w:eastAsia="Courier New" w:hAnsi="Courier New"/>
            <w:color w:val="1f2328"/>
            <w:sz w:val="20"/>
            <w:szCs w:val="20"/>
            <w:rtl w:val="0"/>
          </w:rPr>
          <w:t xml:space="preserve"> </w:t>
        </w:r>
        <w:r w:rsidDel="00000000" w:rsidR="00000000" w:rsidRPr="00000000">
          <w:rPr>
            <w:color w:val="1f2328"/>
            <w:sz w:val="24"/>
            <w:szCs w:val="24"/>
            <w:rtl w:val="0"/>
            <w:rPrChange w:author="Jennifer Cisse" w:id="19" w:date="2026-04-17T16:06:06Z">
              <w:rPr>
                <w:rFonts w:ascii="Courier New" w:cs="Courier New" w:eastAsia="Courier New" w:hAnsi="Courier New"/>
                <w:color w:val="1f2328"/>
                <w:sz w:val="20"/>
                <w:szCs w:val="20"/>
              </w:rPr>
            </w:rPrChange>
          </w:rPr>
          <w:t xml:space="preserve">|</w:t>
        </w:r>
        <w:r w:rsidDel="00000000" w:rsidR="00000000" w:rsidRPr="00000000">
          <w:rPr>
            <w:rFonts w:ascii="Courier New" w:cs="Courier New" w:eastAsia="Courier New" w:hAnsi="Courier New"/>
            <w:color w:val="1f2328"/>
            <w:sz w:val="20"/>
            <w:szCs w:val="20"/>
            <w:rtl w:val="0"/>
          </w:rPr>
          <w:t xml:space="preserve"> experimental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participatory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— only when participation IS the primary design (PRA, photovoice), not when farmers are merely surveyed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ins w:author="Jennifer Cisse" w:id="20" w:date="2026-04-17T16:07:05Z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modeling_with_empirical_validation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— crop/climate/agent-based models validated with field data</w:t>
      </w:r>
      <w:ins w:author="Jennifer Cisse" w:id="20" w:date="2026-04-17T16:07:05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7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ins w:author="Jennifer Cisse" w:id="20" w:date="2026-04-17T16:07:05Z"/>
          <w:color w:val="1f2328"/>
          <w:sz w:val="24"/>
          <w:szCs w:val="24"/>
          <w:u w:val="none"/>
        </w:rPr>
      </w:pPr>
      <w:ins w:author="Jennifer Cisse" w:id="20" w:date="2026-04-17T16:07:05Z">
        <w:r w:rsidDel="00000000" w:rsidR="00000000" w:rsidRPr="00000000">
          <w:rPr>
            <w:rFonts w:ascii="Courier New" w:cs="Courier New" w:eastAsia="Courier New" w:hAnsi="Courier New"/>
            <w:color w:val="1f2328"/>
            <w:sz w:val="20"/>
            <w:szCs w:val="20"/>
            <w:rtl w:val="0"/>
            <w:rPrChange w:author="Jennifer Cisse" w:id="21" w:date="2026-04-17T16:07:05Z">
              <w:rPr>
                <w:color w:val="1f2328"/>
                <w:sz w:val="24"/>
                <w:szCs w:val="24"/>
              </w:rPr>
            </w:rPrChange>
          </w:rPr>
          <w:t xml:space="preserve">experimental</w:t>
        </w:r>
        <w:r w:rsidDel="00000000" w:rsidR="00000000" w:rsidRPr="00000000">
          <w:rPr>
            <w:color w:val="1f2328"/>
            <w:sz w:val="24"/>
            <w:szCs w:val="24"/>
            <w:rtl w:val="0"/>
            <w:rPrChange w:author="Jennifer Cisse" w:id="21" w:date="2026-04-17T16:07:05Z">
              <w:rPr>
                <w:color w:val="1f2328"/>
                <w:sz w:val="24"/>
                <w:szCs w:val="24"/>
              </w:rPr>
            </w:rPrChange>
          </w:rPr>
          <w:t xml:space="preserve"> — </w:t>
        </w:r>
        <w:r w:rsidDel="00000000" w:rsidR="00000000" w:rsidRPr="00000000">
          <w:rPr>
            <w:color w:val="1f2328"/>
            <w:sz w:val="24"/>
            <w:szCs w:val="24"/>
            <w:rtl w:val="0"/>
          </w:rPr>
          <w:t xml:space="preserve">Includes Randomized Controlled Trials (RCTs), Natural Experiments, and Quasi-Experimental approaches. Purely lab and field experiments generally should not be included in study.</w:t>
        </w:r>
      </w:ins>
    </w:p>
    <w:p w:rsidR="00000000" w:rsidDel="00000000" w:rsidP="00000000" w:rsidRDefault="00000000" w:rsidRPr="00000000" w14:paraId="00000072">
      <w:pPr>
        <w:shd w:fill="ffffff" w:val="clear"/>
        <w:spacing w:after="240" w:before="0" w:beforeAutospacing="0" w:lineRule="auto"/>
        <w:pPrChange w:author="Jennifer Cisse" w:id="0" w:date="2026-04-17T16:07:05Z">
          <w:pPr>
            <w:numPr>
              <w:ilvl w:val="0"/>
              <w:numId w:val="2"/>
            </w:numPr>
            <w:shd w:fill="ffffff" w:val="clear"/>
            <w:spacing w:after="240" w:before="60" w:lineRule="auto"/>
            <w:ind w:left="720" w:hanging="360"/>
          </w:pPr>
        </w:pPrChange>
      </w:pPr>
      <w:ins w:author="Jennifer Cisse" w:id="20" w:date="2026-04-17T16:07:05Z">
        <w:r w:rsidDel="00000000" w:rsidR="00000000" w:rsidRPr="00000000">
          <w:rPr>
            <w:color w:val="1f2328"/>
            <w:sz w:val="24"/>
            <w:szCs w:val="24"/>
            <w:rtl w:val="0"/>
          </w:rPr>
          <w:t xml:space="preserve">Select both qualitative and </w:t>
        </w:r>
        <w:r w:rsidDel="00000000" w:rsidR="00000000" w:rsidRPr="00000000">
          <w:rPr>
            <w:color w:val="1f2328"/>
            <w:sz w:val="24"/>
            <w:szCs w:val="24"/>
            <w:rtl w:val="0"/>
            <w:rPrChange w:author="Jennifer Cisse" w:id="21" w:date="2026-04-17T16:07:05Z">
              <w:rPr>
                <w:color w:val="1f2328"/>
                <w:sz w:val="24"/>
                <w:szCs w:val="24"/>
              </w:rPr>
            </w:rPrChange>
          </w:rPr>
          <w:t xml:space="preserve">quantitative</w:t>
        </w:r>
        <w:r w:rsidDel="00000000" w:rsidR="00000000" w:rsidRPr="00000000">
          <w:rPr>
            <w:color w:val="1f2328"/>
            <w:sz w:val="24"/>
            <w:szCs w:val="24"/>
            <w:rtl w:val="0"/>
          </w:rPr>
          <w:t xml:space="preserve"> for </w:t>
        </w:r>
        <w:r w:rsidDel="00000000" w:rsidR="00000000" w:rsidRPr="00000000">
          <w:rPr>
            <w:color w:val="1f2328"/>
            <w:sz w:val="24"/>
            <w:szCs w:val="24"/>
            <w:rtl w:val="0"/>
            <w:rPrChange w:author="Jennifer Cisse" w:id="21" w:date="2026-04-17T16:07:05Z">
              <w:rPr>
                <w:color w:val="1f2328"/>
                <w:sz w:val="24"/>
                <w:szCs w:val="24"/>
              </w:rPr>
            </w:rPrChange>
          </w:rPr>
          <w:t xml:space="preserve">explicitly</w:t>
        </w:r>
        <w:r w:rsidDel="00000000" w:rsidR="00000000" w:rsidRPr="00000000">
          <w:rPr>
            <w:color w:val="1f2328"/>
            <w:sz w:val="24"/>
            <w:szCs w:val="24"/>
            <w:rtl w:val="0"/>
          </w:rPr>
          <w:t xml:space="preserve"> mixed-methods approaches.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hd w:fill="ffffff" w:val="clear"/>
        <w:spacing w:after="240" w:before="360" w:line="300" w:lineRule="auto"/>
        <w:rPr>
          <w:rFonts w:ascii="Courier New" w:cs="Courier New" w:eastAsia="Courier New" w:hAnsi="Courier New"/>
          <w:b w:val="1"/>
          <w:bCs w:val="1"/>
          <w:color w:val="1f2328"/>
          <w:sz w:val="35"/>
          <w:szCs w:val="35"/>
        </w:rPr>
      </w:pPr>
      <w:bookmarkStart w:colFirst="0" w:colLast="0" w:name="_ge03sxwhrq6e" w:id="14"/>
      <w:bookmarkEnd w:id="14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12.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35"/>
          <w:szCs w:val="35"/>
          <w:rtl w:val="0"/>
        </w:rPr>
        <w:t xml:space="preserve">purpose_of_assessment</w:t>
      </w:r>
    </w:p>
    <w:p w:rsidR="00000000" w:rsidDel="00000000" w:rsidP="00000000" w:rsidRDefault="00000000" w:rsidRPr="00000000" w14:paraId="00000075">
      <w:pPr>
        <w:shd w:fill="ffffff" w:val="clear"/>
        <w:spacing w:after="24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Valid values: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project_learning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program_evaluation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donor_reporting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national_reporting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research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research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— academic study with no programme affiliation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project_learning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— M&amp;E embedded in an ongoing project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national_reporting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— contributing to NAPs, NDCs, national monitoring frameworks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hd w:fill="ffffff" w:val="clear"/>
        <w:spacing w:after="240" w:before="360" w:line="300" w:lineRule="auto"/>
        <w:rPr>
          <w:rFonts w:ascii="Courier New" w:cs="Courier New" w:eastAsia="Courier New" w:hAnsi="Courier New"/>
          <w:b w:val="1"/>
          <w:bCs w:val="1"/>
          <w:color w:val="1f2328"/>
          <w:sz w:val="35"/>
          <w:szCs w:val="35"/>
        </w:rPr>
      </w:pPr>
      <w:bookmarkStart w:colFirst="0" w:colLast="0" w:name="_k0e2izg4qlyl" w:id="15"/>
      <w:bookmarkEnd w:id="15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13.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35"/>
          <w:szCs w:val="35"/>
          <w:rtl w:val="0"/>
        </w:rPr>
        <w:t xml:space="preserve">data_sources</w:t>
      </w:r>
    </w:p>
    <w:p w:rsidR="00000000" w:rsidDel="00000000" w:rsidP="00000000" w:rsidRDefault="00000000" w:rsidRPr="00000000" w14:paraId="0000007B">
      <w:pPr>
        <w:shd w:fill="ffffff" w:val="clear"/>
        <w:spacing w:after="24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Select all that apply. 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Valid values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surveys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administrative_data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remote_sensing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participatory_methods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secondary_data</w:t>
      </w:r>
      <w:ins w:author="Jennifer Cisse" w:id="22" w:date="2026-04-17T15:58:29Z">
        <w:r w:rsidDel="00000000" w:rsidR="00000000" w:rsidRPr="00000000">
          <w:rPr>
            <w:rFonts w:ascii="Courier New" w:cs="Courier New" w:eastAsia="Courier New" w:hAnsi="Courier New"/>
            <w:color w:val="1f2328"/>
            <w:sz w:val="20"/>
            <w:szCs w:val="20"/>
            <w:rtl w:val="0"/>
          </w:rPr>
          <w:t xml:space="preserve"> </w:t>
        </w:r>
        <w:r w:rsidDel="00000000" w:rsidR="00000000" w:rsidRPr="00000000">
          <w:rPr>
            <w:rFonts w:ascii="Courier New" w:cs="Courier New" w:eastAsia="Courier New" w:hAnsi="Courier New"/>
            <w:color w:val="1f2328"/>
            <w:sz w:val="20"/>
            <w:szCs w:val="20"/>
            <w:rtl w:val="0"/>
            <w:rPrChange w:author="Jennifer Cisse" w:id="23" w:date="2026-04-17T15:58:29Z">
              <w:rPr>
                <w:rFonts w:ascii="Courier New" w:cs="Courier New" w:eastAsia="Courier New" w:hAnsi="Courier New"/>
                <w:color w:val="1f2328"/>
                <w:sz w:val="20"/>
                <w:szCs w:val="20"/>
              </w:rPr>
            </w:rPrChange>
          </w:rPr>
          <w:t xml:space="preserve">| other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hd w:fill="ffffff" w:val="clear"/>
        <w:spacing w:after="240" w:before="360" w:line="300" w:lineRule="auto"/>
        <w:rPr>
          <w:rFonts w:ascii="Courier New" w:cs="Courier New" w:eastAsia="Courier New" w:hAnsi="Courier New"/>
          <w:b w:val="1"/>
          <w:bCs w:val="1"/>
          <w:color w:val="1f2328"/>
          <w:sz w:val="35"/>
          <w:szCs w:val="35"/>
        </w:rPr>
      </w:pPr>
      <w:bookmarkStart w:colFirst="0" w:colLast="0" w:name="_e7imc0ii86xd" w:id="16"/>
      <w:bookmarkEnd w:id="16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14.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35"/>
          <w:szCs w:val="35"/>
          <w:rtl w:val="0"/>
        </w:rPr>
        <w:t xml:space="preserve">temporal_coverage</w:t>
      </w:r>
    </w:p>
    <w:p w:rsidR="00000000" w:rsidDel="00000000" w:rsidP="00000000" w:rsidRDefault="00000000" w:rsidRPr="00000000" w14:paraId="0000007E">
      <w:pPr>
        <w:shd w:fill="ffffff" w:val="clear"/>
        <w:spacing w:after="24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Valid values: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cross_sectional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seasonal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longitudinal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cross_sectional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— single point in time or single season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seasonal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— intra-annual, across one or a few seasons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ins w:author="Jennifer Cisse" w:id="24" w:date="2026-04-16T15:03:09Z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longitudinal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— multi-year, panel data, repeated measures</w:t>
      </w:r>
      <w:ins w:author="Jennifer Cisse" w:id="24" w:date="2026-04-16T15:03:09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82">
      <w:pPr>
        <w:numPr>
          <w:ilvl w:val="0"/>
          <w:numId w:val="12"/>
        </w:numPr>
        <w:shd w:fill="ffffff" w:val="clear"/>
        <w:spacing w:after="240" w:before="0" w:beforeAutospacing="0" w:lineRule="auto"/>
        <w:ind w:left="720" w:hanging="360"/>
        <w:pPrChange w:author="Jennifer Cisse" w:id="0" w:date="2026-04-16T15:03:09Z">
          <w:pPr>
            <w:numPr>
              <w:ilvl w:val="0"/>
              <w:numId w:val="12"/>
            </w:numPr>
            <w:shd w:fill="ffffff" w:val="clear"/>
            <w:spacing w:after="240" w:before="60" w:lineRule="auto"/>
            <w:ind w:left="720" w:hanging="360"/>
          </w:pPr>
        </w:pPrChange>
      </w:pPr>
      <w:ins w:author="Jennifer Cisse" w:id="24" w:date="2026-04-16T15:03:09Z">
        <w:r w:rsidDel="00000000" w:rsidR="00000000" w:rsidRPr="00000000">
          <w:rPr>
            <w:rFonts w:ascii="Courier New" w:cs="Courier New" w:eastAsia="Courier New" w:hAnsi="Courier New"/>
            <w:color w:val="1f2328"/>
            <w:sz w:val="20"/>
            <w:szCs w:val="20"/>
            <w:rtl w:val="0"/>
            <w:rPrChange w:author="Jennifer Cisse" w:id="25" w:date="2026-04-16T15:03:09Z">
              <w:rPr>
                <w:color w:val="1f2328"/>
                <w:sz w:val="24"/>
                <w:szCs w:val="24"/>
              </w:rPr>
            </w:rPrChange>
          </w:rPr>
          <w:t xml:space="preserve">repeated_cross_sectional</w:t>
        </w:r>
        <w:r w:rsidDel="00000000" w:rsidR="00000000" w:rsidRPr="00000000">
          <w:rPr>
            <w:color w:val="1f2328"/>
            <w:sz w:val="24"/>
            <w:szCs w:val="24"/>
            <w:rtl w:val="0"/>
            <w:rPrChange w:author="Jennifer Cisse" w:id="25" w:date="2026-04-16T15:03:09Z">
              <w:rPr>
                <w:color w:val="1f2328"/>
                <w:sz w:val="24"/>
                <w:szCs w:val="24"/>
              </w:rPr>
            </w:rPrChange>
          </w:rPr>
          <w:t xml:space="preserve"> </w:t>
        </w:r>
        <w:r w:rsidDel="00000000" w:rsidR="00000000" w:rsidRPr="00000000">
          <w:rPr>
            <w:color w:val="1f2328"/>
            <w:sz w:val="24"/>
            <w:szCs w:val="24"/>
            <w:rtl w:val="0"/>
            <w:rPrChange w:author="Jennifer Cisse" w:id="25" w:date="2026-04-16T15:03:09Z">
              <w:rPr>
                <w:color w:val="1f2328"/>
                <w:sz w:val="24"/>
                <w:szCs w:val="24"/>
              </w:rPr>
            </w:rPrChange>
          </w:rPr>
          <w:t xml:space="preserve">—  multi-year, repeated measures with different individuals/units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hd w:fill="ffffff" w:val="clear"/>
        <w:spacing w:after="240" w:before="360" w:line="300" w:lineRule="auto"/>
        <w:rPr>
          <w:rFonts w:ascii="Courier New" w:cs="Courier New" w:eastAsia="Courier New" w:hAnsi="Courier New"/>
          <w:b w:val="1"/>
          <w:bCs w:val="1"/>
          <w:color w:val="1f2328"/>
          <w:sz w:val="35"/>
          <w:szCs w:val="35"/>
        </w:rPr>
      </w:pPr>
      <w:bookmarkStart w:colFirst="0" w:colLast="0" w:name="_vmqx3xlx9rx6" w:id="17"/>
      <w:bookmarkEnd w:id="17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15.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35"/>
          <w:szCs w:val="35"/>
          <w:rtl w:val="0"/>
        </w:rPr>
        <w:t xml:space="preserve">cost_data_reported</w:t>
      </w:r>
    </w:p>
    <w:p w:rsidR="00000000" w:rsidDel="00000000" w:rsidP="00000000" w:rsidRDefault="00000000" w:rsidRPr="00000000" w14:paraId="00000085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Valid values: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yes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no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Code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yes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only if the paper explicitly reports cost figures or cost-effectiveness ratios. Qualitative mention of "limited resources" =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no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hd w:fill="ffffff" w:val="clear"/>
        <w:spacing w:after="240" w:before="360" w:line="300" w:lineRule="auto"/>
        <w:rPr>
          <w:del w:author="Jennifer Cisse" w:id="26" w:date="2026-04-17T16:02:29Z"/>
          <w:rFonts w:ascii="Courier New" w:cs="Courier New" w:eastAsia="Courier New" w:hAnsi="Courier New"/>
          <w:b w:val="1"/>
          <w:bCs w:val="1"/>
          <w:color w:val="1f2328"/>
          <w:sz w:val="35"/>
          <w:szCs w:val="35"/>
        </w:rPr>
      </w:pPr>
      <w:del w:author="Jennifer Cisse" w:id="26" w:date="2026-04-17T16:02:29Z">
        <w:bookmarkStart w:colFirst="0" w:colLast="0" w:name="_5hy1fkibdwl0" w:id="18"/>
        <w:bookmarkEnd w:id="18"/>
        <w:r w:rsidDel="00000000" w:rsidR="00000000" w:rsidRPr="00000000">
          <w:rPr>
            <w:b w:val="1"/>
            <w:bCs w:val="1"/>
            <w:color w:val="1f2328"/>
            <w:sz w:val="35"/>
            <w:szCs w:val="35"/>
            <w:rtl w:val="0"/>
          </w:rPr>
          <w:delText xml:space="preserve">16. </w:delText>
        </w:r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f2328"/>
            <w:sz w:val="35"/>
            <w:szCs w:val="35"/>
            <w:rtl w:val="0"/>
          </w:rPr>
          <w:delText xml:space="preserve">equity_inclusion</w:delText>
        </w:r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88">
      <w:pPr>
        <w:shd w:fill="ffffff" w:val="clear"/>
        <w:spacing w:after="240" w:lineRule="auto"/>
        <w:rPr>
          <w:del w:author="Jennifer Cisse" w:id="26" w:date="2026-04-17T16:02:29Z"/>
          <w:rFonts w:ascii="Courier New" w:cs="Courier New" w:eastAsia="Courier New" w:hAnsi="Courier New"/>
          <w:color w:val="1f2328"/>
          <w:sz w:val="20"/>
          <w:szCs w:val="20"/>
        </w:rPr>
      </w:pPr>
      <w:del w:author="Jennifer Cisse" w:id="26" w:date="2026-04-17T16:02:29Z">
        <w:r w:rsidDel="00000000" w:rsidR="00000000" w:rsidRPr="00000000">
          <w:rPr>
            <w:color w:val="1f2328"/>
            <w:sz w:val="24"/>
            <w:szCs w:val="24"/>
            <w:rtl w:val="0"/>
          </w:rPr>
          <w:delText xml:space="preserve">Select all that apply. Use </w:delText>
        </w:r>
        <w:r w:rsidDel="00000000" w:rsidR="00000000" w:rsidRPr="00000000">
          <w:rPr>
            <w:rFonts w:ascii="Courier New" w:cs="Courier New" w:eastAsia="Courier New" w:hAnsi="Courier New"/>
            <w:color w:val="1f2328"/>
            <w:sz w:val="20"/>
            <w:szCs w:val="20"/>
            <w:rtl w:val="0"/>
          </w:rPr>
          <w:delText xml:space="preserve">none_reported</w:delText>
        </w:r>
        <w:r w:rsidDel="00000000" w:rsidR="00000000" w:rsidRPr="00000000">
          <w:rPr>
            <w:color w:val="1f2328"/>
            <w:sz w:val="24"/>
            <w:szCs w:val="24"/>
            <w:rtl w:val="0"/>
          </w:rPr>
          <w:delText xml:space="preserve"> if equity is not mentioned. Valid values: </w:delText>
        </w:r>
        <w:r w:rsidDel="00000000" w:rsidR="00000000" w:rsidRPr="00000000">
          <w:rPr>
            <w:rFonts w:ascii="Courier New" w:cs="Courier New" w:eastAsia="Courier New" w:hAnsi="Courier New"/>
            <w:color w:val="1f2328"/>
            <w:sz w:val="20"/>
            <w:szCs w:val="20"/>
            <w:rtl w:val="0"/>
          </w:rPr>
          <w:delText xml:space="preserve">gender</w:delText>
        </w:r>
        <w:r w:rsidDel="00000000" w:rsidR="00000000" w:rsidRPr="00000000">
          <w:rPr>
            <w:color w:val="1f2328"/>
            <w:sz w:val="24"/>
            <w:szCs w:val="24"/>
            <w:rtl w:val="0"/>
          </w:rPr>
          <w:delText xml:space="preserve"> | </w:delText>
        </w:r>
        <w:r w:rsidDel="00000000" w:rsidR="00000000" w:rsidRPr="00000000">
          <w:rPr>
            <w:rFonts w:ascii="Courier New" w:cs="Courier New" w:eastAsia="Courier New" w:hAnsi="Courier New"/>
            <w:color w:val="1f2328"/>
            <w:sz w:val="20"/>
            <w:szCs w:val="20"/>
            <w:rtl w:val="0"/>
          </w:rPr>
          <w:delText xml:space="preserve">youth</w:delText>
        </w:r>
        <w:r w:rsidDel="00000000" w:rsidR="00000000" w:rsidRPr="00000000">
          <w:rPr>
            <w:color w:val="1f2328"/>
            <w:sz w:val="24"/>
            <w:szCs w:val="24"/>
            <w:rtl w:val="0"/>
          </w:rPr>
          <w:delText xml:space="preserve"> | </w:delText>
        </w:r>
        <w:r w:rsidDel="00000000" w:rsidR="00000000" w:rsidRPr="00000000">
          <w:rPr>
            <w:rFonts w:ascii="Courier New" w:cs="Courier New" w:eastAsia="Courier New" w:hAnsi="Courier New"/>
            <w:color w:val="1f2328"/>
            <w:sz w:val="20"/>
            <w:szCs w:val="20"/>
            <w:rtl w:val="0"/>
          </w:rPr>
          <w:delText xml:space="preserve">land_tenure</w:delText>
        </w:r>
        <w:r w:rsidDel="00000000" w:rsidR="00000000" w:rsidRPr="00000000">
          <w:rPr>
            <w:color w:val="1f2328"/>
            <w:sz w:val="24"/>
            <w:szCs w:val="24"/>
            <w:rtl w:val="0"/>
          </w:rPr>
          <w:delText xml:space="preserve"> | </w:delText>
        </w:r>
        <w:r w:rsidDel="00000000" w:rsidR="00000000" w:rsidRPr="00000000">
          <w:rPr>
            <w:rFonts w:ascii="Courier New" w:cs="Courier New" w:eastAsia="Courier New" w:hAnsi="Courier New"/>
            <w:color w:val="1f2328"/>
            <w:sz w:val="20"/>
            <w:szCs w:val="20"/>
            <w:rtl w:val="0"/>
          </w:rPr>
          <w:delText xml:space="preserve">disability</w:delText>
        </w:r>
        <w:r w:rsidDel="00000000" w:rsidR="00000000" w:rsidRPr="00000000">
          <w:rPr>
            <w:color w:val="1f2328"/>
            <w:sz w:val="24"/>
            <w:szCs w:val="24"/>
            <w:rtl w:val="0"/>
          </w:rPr>
          <w:delText xml:space="preserve"> | </w:delText>
        </w:r>
        <w:r w:rsidDel="00000000" w:rsidR="00000000" w:rsidRPr="00000000">
          <w:rPr>
            <w:rFonts w:ascii="Courier New" w:cs="Courier New" w:eastAsia="Courier New" w:hAnsi="Courier New"/>
            <w:color w:val="1f2328"/>
            <w:sz w:val="20"/>
            <w:szCs w:val="20"/>
            <w:rtl w:val="0"/>
          </w:rPr>
          <w:delText xml:space="preserve">other</w:delText>
        </w:r>
        <w:r w:rsidDel="00000000" w:rsidR="00000000" w:rsidRPr="00000000">
          <w:rPr>
            <w:color w:val="1f2328"/>
            <w:sz w:val="24"/>
            <w:szCs w:val="24"/>
            <w:rtl w:val="0"/>
          </w:rPr>
          <w:delText xml:space="preserve"> | </w:delText>
        </w:r>
        <w:r w:rsidDel="00000000" w:rsidR="00000000" w:rsidRPr="00000000">
          <w:rPr>
            <w:rFonts w:ascii="Courier New" w:cs="Courier New" w:eastAsia="Courier New" w:hAnsi="Courier New"/>
            <w:color w:val="1f2328"/>
            <w:sz w:val="20"/>
            <w:szCs w:val="20"/>
            <w:rtl w:val="0"/>
          </w:rPr>
          <w:delText xml:space="preserve">none_reported</w:delText>
        </w:r>
      </w:del>
    </w:p>
    <w:p w:rsidR="00000000" w:rsidDel="00000000" w:rsidP="00000000" w:rsidRDefault="00000000" w:rsidRPr="00000000" w14:paraId="00000089">
      <w:pPr>
        <w:rPr>
          <w:del w:author="Jennifer Cisse" w:id="26" w:date="2026-04-17T16:02:29Z"/>
        </w:rPr>
      </w:pPr>
      <w:del w:author="Jennifer Cisse" w:id="26" w:date="2026-04-17T16:02:29Z">
        <w:r w:rsidDel="00000000" w:rsidR="00000000" w:rsidRPr="00000000">
          <w:pict>
            <v:rect style="width:0.0pt;height:1.5pt" o:hr="t" o:hrstd="t" o:hralign="center" fillcolor="#A0A0A0" stroked="f"/>
          </w:pict>
        </w:r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8A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i w:val="1"/>
          <w:iCs w:val="1"/>
          <w:color w:val="1f2328"/>
          <w:sz w:val="35"/>
          <w:szCs w:val="35"/>
        </w:rPr>
      </w:pPr>
      <w:bookmarkStart w:colFirst="0" w:colLast="0" w:name="_ed4d2wb58g1n" w:id="19"/>
      <w:bookmarkEnd w:id="19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1</w:t>
      </w:r>
      <w:ins w:author="Jennifer Cisse" w:id="27" w:date="2026-04-17T16:02:33Z">
        <w:r w:rsidDel="00000000" w:rsidR="00000000" w:rsidRPr="00000000">
          <w:rPr>
            <w:b w:val="1"/>
            <w:bCs w:val="1"/>
            <w:color w:val="1f2328"/>
            <w:sz w:val="35"/>
            <w:szCs w:val="35"/>
            <w:rtl w:val="0"/>
          </w:rPr>
          <w:t xml:space="preserve">6</w:t>
        </w:r>
      </w:ins>
      <w:del w:author="Jennifer Cisse" w:id="27" w:date="2026-04-17T16:02:33Z">
        <w:r w:rsidDel="00000000" w:rsidR="00000000" w:rsidRPr="00000000">
          <w:rPr>
            <w:b w:val="1"/>
            <w:bCs w:val="1"/>
            <w:color w:val="1f2328"/>
            <w:sz w:val="35"/>
            <w:szCs w:val="35"/>
            <w:rtl w:val="0"/>
          </w:rPr>
          <w:delText xml:space="preserve">7</w:delText>
        </w:r>
      </w:del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35"/>
          <w:szCs w:val="35"/>
          <w:rtl w:val="0"/>
        </w:rPr>
        <w:t xml:space="preserve">strengths_and_limitations</w:t>
      </w:r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 ⚠ </w:t>
      </w:r>
      <w:r w:rsidDel="00000000" w:rsidR="00000000" w:rsidRPr="00000000">
        <w:rPr>
          <w:b w:val="1"/>
          <w:bCs w:val="1"/>
          <w:i w:val="1"/>
          <w:iCs w:val="1"/>
          <w:color w:val="1f2328"/>
          <w:sz w:val="35"/>
          <w:szCs w:val="35"/>
          <w:rtl w:val="0"/>
        </w:rPr>
        <w:t xml:space="preserve">free text</w:t>
      </w:r>
    </w:p>
    <w:p w:rsidR="00000000" w:rsidDel="00000000" w:rsidP="00000000" w:rsidRDefault="00000000" w:rsidRPr="00000000" w14:paraId="0000008B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Author-reported strengths and limitations combined (protocol Table 3). Label each component.</w:t>
      </w:r>
    </w:p>
    <w:p w:rsidR="00000000" w:rsidDel="00000000" w:rsidP="00000000" w:rsidRDefault="00000000" w:rsidRPr="00000000" w14:paraId="0000008C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Format: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Strength: &lt;text&gt;. Limitation: &lt;text&gt;.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Look in Discussion, Conclusion, and Limitations sections. Extract verbatim where possible.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i w:val="1"/>
          <w:iCs w:val="1"/>
          <w:color w:val="1f2328"/>
          <w:sz w:val="35"/>
          <w:szCs w:val="35"/>
        </w:rPr>
      </w:pPr>
      <w:bookmarkStart w:colFirst="0" w:colLast="0" w:name="_6148wg2ccbak" w:id="20"/>
      <w:bookmarkEnd w:id="20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1</w:t>
      </w:r>
      <w:ins w:author="Jennifer Cisse" w:id="28" w:date="2026-04-17T16:02:36Z">
        <w:r w:rsidDel="00000000" w:rsidR="00000000" w:rsidRPr="00000000">
          <w:rPr>
            <w:b w:val="1"/>
            <w:bCs w:val="1"/>
            <w:color w:val="1f2328"/>
            <w:sz w:val="35"/>
            <w:szCs w:val="35"/>
            <w:rtl w:val="0"/>
          </w:rPr>
          <w:t xml:space="preserve">7</w:t>
        </w:r>
      </w:ins>
      <w:del w:author="Jennifer Cisse" w:id="28" w:date="2026-04-17T16:02:36Z">
        <w:r w:rsidDel="00000000" w:rsidR="00000000" w:rsidRPr="00000000">
          <w:rPr>
            <w:b w:val="1"/>
            <w:bCs w:val="1"/>
            <w:color w:val="1f2328"/>
            <w:sz w:val="35"/>
            <w:szCs w:val="35"/>
            <w:rtl w:val="0"/>
          </w:rPr>
          <w:delText xml:space="preserve">8</w:delText>
        </w:r>
      </w:del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35"/>
          <w:szCs w:val="35"/>
          <w:rtl w:val="0"/>
        </w:rPr>
        <w:t xml:space="preserve">lessons_learned</w:t>
      </w:r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 ⚠ </w:t>
      </w:r>
      <w:r w:rsidDel="00000000" w:rsidR="00000000" w:rsidRPr="00000000">
        <w:rPr>
          <w:b w:val="1"/>
          <w:bCs w:val="1"/>
          <w:i w:val="1"/>
          <w:iCs w:val="1"/>
          <w:color w:val="1f2328"/>
          <w:sz w:val="35"/>
          <w:szCs w:val="35"/>
          <w:rtl w:val="0"/>
        </w:rPr>
        <w:t xml:space="preserve">free text</w:t>
      </w:r>
    </w:p>
    <w:p w:rsidR="00000000" w:rsidDel="00000000" w:rsidP="00000000" w:rsidRDefault="00000000" w:rsidRPr="00000000" w14:paraId="0000008F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Key lessons or recommendations the authors report. 1–3 sentences. Focus on what they say should be done differently — not findings. Enter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not_reported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if absent.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i w:val="1"/>
          <w:iCs w:val="1"/>
          <w:color w:val="1f2328"/>
          <w:sz w:val="35"/>
          <w:szCs w:val="35"/>
        </w:rPr>
      </w:pPr>
      <w:bookmarkStart w:colFirst="0" w:colLast="0" w:name="_re39seuo5ort" w:id="21"/>
      <w:bookmarkEnd w:id="21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1</w:t>
      </w:r>
      <w:ins w:author="Jennifer Cisse" w:id="29" w:date="2026-04-17T16:02:39Z">
        <w:r w:rsidDel="00000000" w:rsidR="00000000" w:rsidRPr="00000000">
          <w:rPr>
            <w:b w:val="1"/>
            <w:bCs w:val="1"/>
            <w:color w:val="1f2328"/>
            <w:sz w:val="35"/>
            <w:szCs w:val="35"/>
            <w:rtl w:val="0"/>
          </w:rPr>
          <w:t xml:space="preserve">8</w:t>
        </w:r>
      </w:ins>
      <w:del w:author="Jennifer Cisse" w:id="29" w:date="2026-04-17T16:02:39Z">
        <w:r w:rsidDel="00000000" w:rsidR="00000000" w:rsidRPr="00000000">
          <w:rPr>
            <w:b w:val="1"/>
            <w:bCs w:val="1"/>
            <w:color w:val="1f2328"/>
            <w:sz w:val="35"/>
            <w:szCs w:val="35"/>
            <w:rtl w:val="0"/>
          </w:rPr>
          <w:delText xml:space="preserve">9</w:delText>
        </w:r>
      </w:del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35"/>
          <w:szCs w:val="35"/>
          <w:rtl w:val="0"/>
        </w:rPr>
        <w:t xml:space="preserve">validity_notes</w:t>
      </w:r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 ⚠ </w:t>
      </w:r>
      <w:r w:rsidDel="00000000" w:rsidR="00000000" w:rsidRPr="00000000">
        <w:rPr>
          <w:b w:val="1"/>
          <w:bCs w:val="1"/>
          <w:i w:val="1"/>
          <w:iCs w:val="1"/>
          <w:color w:val="1f2328"/>
          <w:sz w:val="35"/>
          <w:szCs w:val="35"/>
          <w:rtl w:val="0"/>
        </w:rPr>
        <w:t xml:space="preserve">free text</w:t>
      </w:r>
    </w:p>
    <w:p w:rsidR="00000000" w:rsidDel="00000000" w:rsidP="00000000" w:rsidRDefault="00000000" w:rsidRPr="00000000" w14:paraId="00000092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Notes on methodological robustness that affect how much weight this study carries. Flag: small sample (n &lt; 30), single site, self-reported outcomes, short follow-up, no control group, attrition not reported. Enter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none_flagged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if no concerns.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mcnnighi16ci" w:id="22"/>
      <w:bookmarkEnd w:id="22"/>
      <w:commentRangeStart w:id="1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Reconciliation (Step 2)</w:t>
      </w:r>
    </w:p>
    <w:p w:rsidR="00000000" w:rsidDel="00000000" w:rsidP="00000000" w:rsidRDefault="00000000" w:rsidRPr="00000000" w14:paraId="00000095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After both coders finish independently: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Open both sheets side by side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For each paper and each field:</w:t>
      </w:r>
    </w:p>
    <w:p w:rsidR="00000000" w:rsidDel="00000000" w:rsidP="00000000" w:rsidRDefault="00000000" w:rsidRPr="00000000" w14:paraId="0000009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Agree → enter that value in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reconciled.csv</w:t>
      </w:r>
    </w:p>
    <w:p w:rsidR="00000000" w:rsidDel="00000000" w:rsidP="00000000" w:rsidRDefault="00000000" w:rsidRPr="00000000" w14:paraId="0000009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Disagree → discuss until you reach agreement, then enter it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Record the reason for any substantive disagreement in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reconciliation_notes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Cannot agree → escalate to lead researcher</w:t>
      </w:r>
    </w:p>
    <w:p w:rsidR="00000000" w:rsidDel="00000000" w:rsidP="00000000" w:rsidRDefault="00000000" w:rsidRPr="00000000" w14:paraId="0000009C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Do not average numeric fields — always discuss to a single agreed value.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tauu2jpgjvt2" w:id="23"/>
      <w:bookmarkEnd w:id="23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Inter-rater reliability (</w:t>
      </w:r>
      <w:commentRangeStart w:id="2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IRR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After reconciliation, run: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python scripts/step11_irr_analysis.py \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--h1 documentation/coding/systematic-map/rounds/FT-R1a/coding_H1.csv \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--h2 documentation/coding/systematic-map/rounds/FT-R1a/coding_H2.csv \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--gold documentation/coding/systematic-map/rounds/FT-R1a/reconciled.csv \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--llm documentation/coding/systematic-map/rounds/FT-R1a/coding_LLM.csv \</w:t>
      </w:r>
    </w:p>
    <w:p w:rsidR="00000000" w:rsidDel="00000000" w:rsidP="00000000" w:rsidRDefault="00000000" w:rsidRPr="00000000" w14:paraId="000000A5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--out documentation/coding/systematic-map/rounds/FT-R1a/irr_R1a.json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33oscjx48sar" w:id="24"/>
      <w:bookmarkEnd w:id="24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Kappa interpretation</w:t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1995"/>
        <w:gridCol w:w="5580"/>
        <w:tblGridChange w:id="0">
          <w:tblGrid>
            <w:gridCol w:w="1335"/>
            <w:gridCol w:w="1995"/>
            <w:gridCol w:w="55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lineRule="auto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lineRule="auto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lineRule="auto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&lt; 0.20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Slight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Major revision — field may need redesign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0.21–0.40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Fair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Significant revision — add examples, tighten definitions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0.41–0.60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Moderate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Revision needed — review disagreement patterns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0.61–0.80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Substantial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Approaching threshold — fine-tuning only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&gt; 0.80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Almost perfect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Ready to lock</w:t>
            </w:r>
          </w:p>
        </w:tc>
      </w:tr>
    </w:tbl>
    <w:p w:rsidR="00000000" w:rsidDel="00000000" w:rsidP="00000000" w:rsidRDefault="00000000" w:rsidRPr="00000000" w14:paraId="000000B9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Threshold to lock a closed field: κ ≥ 0.60 AND sensitivity ≥ 0.80 in the same batch.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oqo13fjywvyx" w:id="25"/>
      <w:bookmarkEnd w:id="25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Emergent field</w:t>
      </w:r>
      <w:del w:author="Jennifer Cisse" w:id="30" w:date="2026-04-17T16:36:03Z">
        <w:r w:rsidDel="00000000" w:rsidR="00000000" w:rsidRPr="00000000">
          <w:rPr>
            <w:b w:val="1"/>
            <w:bCs w:val="1"/>
            <w:color w:val="1f2328"/>
            <w:sz w:val="35"/>
            <w:szCs w:val="35"/>
            <w:rtl w:val="0"/>
          </w:rPr>
          <w:delText xml:space="preserve">s</w:delText>
        </w:r>
      </w:del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35"/>
          <w:szCs w:val="35"/>
          <w:rtl w:val="0"/>
        </w:rPr>
        <w:t xml:space="preserve">adaptation_focus</w:t>
      </w:r>
      <w:del w:author="Jennifer Cisse" w:id="31" w:date="2026-04-17T16:36:00Z">
        <w:r w:rsidDel="00000000" w:rsidR="00000000" w:rsidRPr="00000000">
          <w:rPr>
            <w:b w:val="1"/>
            <w:bCs w:val="1"/>
            <w:color w:val="1f2328"/>
            <w:sz w:val="35"/>
            <w:szCs w:val="35"/>
            <w:rtl w:val="0"/>
          </w:rPr>
          <w:delText xml:space="preserve">, </w:delText>
        </w:r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f2328"/>
            <w:sz w:val="35"/>
            <w:szCs w:val="35"/>
            <w:rtl w:val="0"/>
          </w:rPr>
          <w:delText xml:space="preserve">indicators_measured</w:delText>
        </w:r>
      </w:del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)</w:t>
      </w:r>
    </w:p>
    <w:p w:rsidR="00000000" w:rsidDel="00000000" w:rsidP="00000000" w:rsidRDefault="00000000" w:rsidRPr="00000000" w14:paraId="000000BB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Tracked by category saturation, not kappa. Saturated when no new codes appear across two consecutive batches.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p1ukndjno5ke" w:id="26"/>
      <w:bookmarkEnd w:id="26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Stopping rules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Closed fields — locked once κ ≥ 0.60 AND sensitivity ≥ 0.80 in the same batch. Locked fields are not retested.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Emergent fields — saturated when no new codes appear across two consecutive batches.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Full corpus run — proceed to step15 once all closed fields are locked AND both emergent fields are saturated. Expected: 3–4 rounds (300–400 papers).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lk635c7tjdm5" w:id="27"/>
      <w:bookmarkEnd w:id="27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How rounds work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ubqnijetwbjn" w:id="28"/>
      <w:bookmarkEnd w:id="28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Round naming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5130"/>
        <w:gridCol w:w="2595"/>
        <w:tblGridChange w:id="0">
          <w:tblGrid>
            <w:gridCol w:w="1170"/>
            <w:gridCol w:w="5130"/>
            <w:gridCol w:w="259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lineRule="auto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lineRule="auto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Who 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lineRule="auto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Papers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highlight w:val="white"/>
                <w:rtl w:val="0"/>
              </w:rPr>
              <w:t xml:space="preserve">FT-R1a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H1 + H2 + LLM independently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First 100 papers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highlight w:val="white"/>
                <w:rtl w:val="0"/>
              </w:rPr>
              <w:t xml:space="preserve">FT-R1b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LLM only (re-codes same R1a papers after criteria update)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Same 100 papers as R1a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highlight w:val="white"/>
                <w:rtl w:val="0"/>
              </w:rPr>
              <w:t xml:space="preserve">FT-R2a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H1 + H2 + LLM independently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Next 100 papers (101–200)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highlight w:val="white"/>
                <w:rtl w:val="0"/>
              </w:rPr>
              <w:t xml:space="preserve">FT-R2b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LLM only (re-codes R2a papers after criteria update)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Same 100 as R2a</w:t>
            </w:r>
          </w:p>
        </w:tc>
      </w:tr>
    </w:tbl>
    <w:p w:rsidR="00000000" w:rsidDel="00000000" w:rsidP="00000000" w:rsidRDefault="00000000" w:rsidRPr="00000000" w14:paraId="000000D3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rounds = full human + LLM pass on new papers.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rounds = LLM verification only, same papers, after criteria update. Human coders only ever code in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rounds.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sihl9s1f0rg8" w:id="29"/>
      <w:bookmarkEnd w:id="29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Each round — six steps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b w:val="1"/>
          <w:bCs w:val="1"/>
          <w:color w:val="188038"/>
          <w:sz w:val="35"/>
          <w:szCs w:val="35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Step 1 — Code independently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H1, H2, and LLM all code the same 100 papers. No discussion.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  ↓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Step 2 — Reconcile (H1 + H2 only)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  Compare field by field. Agree on gold standard → reconciled.csv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  ↓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Step 3 — Compute IRR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Run step11. Kappa + sensitivity per field and overall.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  ↓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Step 4 — Review disagreements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Which fields underperformed? Was guidance unclear? Categories missing?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  ↓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Step 5 — Update codebook and LLM criteria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Update CODEBOOK.md with clarified definitions and new examples.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  Copy llm-criteria/criteria_vN.yml → criteria_v(N+1).yml with field-level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improvements. Log the change in llm-criteria/CHANGELOG.md.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  ↓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Step 6 — Check stopping rules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  All closed fields locked AND emergent fields saturated → run full corpus.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  Otherwise → LLM re-codes same batch (FT-R1b) to verify improvement, then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proceed to next round (FT-R2a) with updated criteria.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ttm3g4pdrcg0" w:id="30"/>
      <w:bookmarkEnd w:id="30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LLM criteria tracking</w:t>
      </w:r>
    </w:p>
    <w:p w:rsidR="00000000" w:rsidDel="00000000" w:rsidP="00000000" w:rsidRDefault="00000000" w:rsidRPr="00000000" w14:paraId="000000EC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After each round's reconciliation, the LLM extraction prompt is updated and versioned — analogous to how the abstract screening criteria evolved across calibration rounds.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documentation/coding/systematic-map/llm-criteria/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├── criteria_v1.yml     ← loaded by step15; used in FT-R1a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├── criteria_v1.md      ← human-readable companion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├── criteria_v2.yml     ← updated after FT-R1a reconciliation; used in FT-R1b and FT-R2a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└── CHANGELOG.md        ← one line per version: round, date, what changed and why</w:t>
      </w:r>
    </w:p>
    <w:p w:rsidR="00000000" w:rsidDel="00000000" w:rsidP="00000000" w:rsidRDefault="00000000" w:rsidRPr="00000000" w14:paraId="000000F2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To update after a round: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Review fields where LLM underperformed (κ &lt; 0.60 or sensitivity &lt; 0.80)</w:t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Copy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criteria_vN.yml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criteria_v(N+1).yml</w:t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Add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r1_further_guidance: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(or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r2_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etc.) to any field that needed clarification</w:t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Add one line to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CHANGELOG.md</w:t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Update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step15_criteria_yml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in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config.py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to point to the new file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phi39tc9y6v" w:id="31"/>
      <w:bookmarkEnd w:id="31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Folder structure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b w:val="1"/>
          <w:bCs w:val="1"/>
          <w:color w:val="188038"/>
          <w:sz w:val="36"/>
          <w:szCs w:val="3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documentation/coding/systematic-map/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├── CODEBOOK.md                 ← this document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├── llm-criteria/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 ├── criteria_v1.yml         ← machine-readable LLM prompt (loaded by step15)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 ├── criteria_v1.md          ← human-readable companion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 └── CHANGELOG.md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└── rounds/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    ├── FT-R1a/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    │   ├── FT-R1a pdfs/              ← full-text PDFs/HTMLs (on Google Drive, not in git)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    │   ├── coding_ft_r1a_XX.csv      ← blank template (coders save-as coding_ft_r1a_CS.csv etc.)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    │   ├── reconciled_ft_r1a.csv     ← gold standard after reconciliation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    │   └── irr_ft_r1a.json           ← kappa, sensitivity, field-level stats (generated)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    │   [on Drive only: coding_ft_r1a_CS.csv, coding_ft_r1a_JD.csv, coding_ft_r1a_LLM.csv]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    ├── FT-R1b/                       ← LLM re-code only (same papers as R1a)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    ├── FT-R2a/                 ← next 100 papers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    └── ...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documentation/coding/abstract-screening/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└── criteria/                   ← eligibility criteria used in abstract screening (locked)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bpk32wi5mckv" w:id="32"/>
      <w:bookmarkEnd w:id="32"/>
      <w:commentRangeStart w:id="3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Round 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log</w:t>
      </w:r>
    </w:p>
    <w:tbl>
      <w:tblPr>
        <w:tblStyle w:val="Table4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1410"/>
        <w:gridCol w:w="930"/>
        <w:gridCol w:w="1065"/>
        <w:gridCol w:w="2085"/>
        <w:gridCol w:w="1980"/>
        <w:tblGridChange w:id="0">
          <w:tblGrid>
            <w:gridCol w:w="1155"/>
            <w:gridCol w:w="1410"/>
            <w:gridCol w:w="930"/>
            <w:gridCol w:w="1065"/>
            <w:gridCol w:w="2085"/>
            <w:gridCol w:w="19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lineRule="auto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lineRule="auto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Papers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lineRule="auto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lineRule="auto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H-H 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lineRule="auto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LLM sensitivity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lineRule="auto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FT-R1a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100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—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—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—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highlight w:val="white"/>
                <w:rtl w:val="0"/>
              </w:rPr>
              <w:t xml:space="preserve">⏳ In progress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FT-R1b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same 100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—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—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—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— Not started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FT-R2a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100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—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—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—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— Not started</w:t>
            </w:r>
          </w:p>
        </w:tc>
      </w:tr>
    </w:tbl>
    <w:p w:rsidR="00000000" w:rsidDel="00000000" w:rsidP="00000000" w:rsidRDefault="00000000" w:rsidRPr="00000000" w14:paraId="00000127">
      <w:pPr>
        <w:shd w:fill="ffffff" w:val="clear"/>
        <w:spacing w:after="240" w:lineRule="auto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Update after each round's IRR run.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2lww881dff2c" w:id="33"/>
      <w:bookmarkEnd w:id="33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Quick reference — valid values</w:t>
      </w:r>
    </w:p>
    <w:tbl>
      <w:tblPr>
        <w:tblStyle w:val="Table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85"/>
        <w:gridCol w:w="5310"/>
        <w:tblGridChange w:id="0">
          <w:tblGrid>
            <w:gridCol w:w="3585"/>
            <w:gridCol w:w="531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lineRule="auto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lineRule="auto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highlight w:val="white"/>
                <w:rtl w:val="0"/>
              </w:rPr>
              <w:t xml:space="preserve">publication_type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journal_article, report, working_paper, thesis, other</w:t>
            </w:r>
          </w:p>
        </w:tc>
      </w:tr>
      <w:tr>
        <w:trPr>
          <w:cantSplit w:val="0"/>
          <w:trHeight w:val="825" w:hRule="atLeast"/>
          <w:tblHeader w:val="0"/>
          <w:ins w:author="Jennifer Cisse" w:id="32" w:date="2026-04-17T16:15:57Z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lineRule="auto"/>
              <w:rPr>
                <w:ins w:author="Jennifer Cisse" w:id="32" w:date="2026-04-17T16:15:57Z"/>
                <w:rFonts w:ascii="Courier New" w:cs="Courier New" w:eastAsia="Courier New" w:hAnsi="Courier New"/>
                <w:color w:val="188038"/>
                <w:sz w:val="20"/>
                <w:szCs w:val="20"/>
                <w:highlight w:val="white"/>
                <w:rPrChange w:author="Jennifer Cisse" w:id="33" w:date="2026-04-17T16:15:57Z">
                  <w:rPr>
                    <w:color w:val="1f2328"/>
                    <w:sz w:val="24"/>
                    <w:szCs w:val="24"/>
                    <w:highlight w:val="white"/>
                  </w:rPr>
                </w:rPrChange>
              </w:rPr>
            </w:pPr>
            <w:ins w:author="Jennifer Cisse" w:id="32" w:date="2026-04-17T16:15:57Z">
              <w:r w:rsidDel="00000000" w:rsidR="00000000" w:rsidRPr="00000000">
                <w:rPr>
                  <w:rFonts w:ascii="Courier New" w:cs="Courier New" w:eastAsia="Courier New" w:hAnsi="Courier New"/>
                  <w:color w:val="188038"/>
                  <w:sz w:val="20"/>
                  <w:szCs w:val="20"/>
                  <w:highlight w:val="white"/>
                  <w:rtl w:val="0"/>
                  <w:rPrChange w:author="Jennifer Cisse" w:id="33" w:date="2026-04-17T16:15:57Z">
                    <w:rPr>
                      <w:color w:val="1f2328"/>
                      <w:sz w:val="24"/>
                      <w:szCs w:val="24"/>
                      <w:highlight w:val="white"/>
                    </w:rPr>
                  </w:rPrChange>
                </w:rPr>
                <w:t xml:space="preserve">country_region</w:t>
              </w:r>
            </w:ins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lineRule="auto"/>
              <w:rPr>
                <w:ins w:author="Jennifer Cisse" w:id="32" w:date="2026-04-17T16:15:57Z"/>
                <w:color w:val="1f2328"/>
                <w:sz w:val="24"/>
                <w:szCs w:val="24"/>
                <w:highlight w:val="white"/>
                <w:rPrChange w:author="Jennifer Cisse" w:id="33" w:date="2026-04-17T16:15:57Z">
                  <w:rPr>
                    <w:color w:val="1f2328"/>
                    <w:sz w:val="24"/>
                    <w:szCs w:val="24"/>
                    <w:highlight w:val="white"/>
                  </w:rPr>
                </w:rPrChange>
              </w:rPr>
            </w:pPr>
            <w:ins w:author="Jennifer Cisse" w:id="32" w:date="2026-04-17T16:15:57Z">
              <w:r w:rsidDel="00000000" w:rsidR="00000000" w:rsidRPr="00000000">
                <w:rPr>
                  <w:color w:val="1f2328"/>
                  <w:sz w:val="24"/>
                  <w:szCs w:val="24"/>
                  <w:highlight w:val="white"/>
                  <w:rtl w:val="0"/>
                  <w:rPrChange w:author="Jennifer Cisse" w:id="33" w:date="2026-04-17T16:15:57Z">
                    <w:rPr>
                      <w:color w:val="1f2328"/>
                      <w:sz w:val="24"/>
                      <w:szCs w:val="24"/>
                      <w:highlight w:val="white"/>
                    </w:rPr>
                  </w:rPrChange>
                </w:rPr>
                <w:t xml:space="preserve">free text</w:t>
              </w:r>
            </w:ins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highlight w:val="white"/>
                <w:rtl w:val="0"/>
              </w:rPr>
              <w:t xml:space="preserve">geographic_scale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local, sub-national, national, multi-country, regional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highlight w:val="white"/>
                <w:rtl w:val="0"/>
              </w:rPr>
              <w:t xml:space="preserve">producer_type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crop, livestock, fisheries_aquaculture, agroforestry, mixed</w:t>
            </w:r>
            <w:ins w:author="Jennifer Cisse" w:id="34" w:date="2026-04-17T16:16:32Z">
              <w:r w:rsidDel="00000000" w:rsidR="00000000" w:rsidRPr="00000000">
                <w:rPr>
                  <w:color w:val="1f2328"/>
                  <w:sz w:val="24"/>
                  <w:szCs w:val="24"/>
                  <w:highlight w:val="white"/>
                  <w:rtl w:val="0"/>
                </w:rPr>
                <w:t xml:space="preserve">, undefined</w:t>
              </w:r>
            </w:ins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highlight w:val="white"/>
                <w:rtl w:val="0"/>
              </w:rPr>
              <w:t xml:space="preserve">marginalized_subpopulations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women, youth,</w:t>
            </w:r>
            <w:ins w:author="Jennifer Cisse" w:id="35" w:date="2026-04-17T16:16:52Z">
              <w:r w:rsidDel="00000000" w:rsidR="00000000" w:rsidRPr="00000000">
                <w:rPr>
                  <w:color w:val="1f2328"/>
                  <w:sz w:val="24"/>
                  <w:szCs w:val="24"/>
                  <w:highlight w:val="white"/>
                  <w:rtl w:val="0"/>
                </w:rPr>
                <w:t xml:space="preserve"> people with disabilities,</w:t>
              </w:r>
            </w:ins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 landless, indigenous_peoples, ethnic_minorities, migrant_seasonal_workers,</w:t>
            </w:r>
            <w:ins w:author="Jennifer Cisse" w:id="36" w:date="2026-04-17T16:16:58Z">
              <w:r w:rsidDel="00000000" w:rsidR="00000000" w:rsidRPr="00000000">
                <w:rPr>
                  <w:color w:val="1f2328"/>
                  <w:sz w:val="24"/>
                  <w:szCs w:val="24"/>
                  <w:highlight w:val="white"/>
                  <w:rtl w:val="0"/>
                </w:rPr>
                <w:t xml:space="preserve"> other,</w:t>
              </w:r>
            </w:ins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 none_reported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highlight w:val="white"/>
                <w:rtl w:val="0"/>
              </w:rPr>
              <w:t xml:space="preserve">adaptation_focus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free text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highlight w:val="white"/>
                <w:rtl w:val="0"/>
              </w:rPr>
              <w:t xml:space="preserve">domain_type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adaptation_process, adaptation_outcome, both</w:t>
            </w:r>
          </w:p>
        </w:tc>
      </w:tr>
      <w:tr>
        <w:trPr>
          <w:cantSplit w:val="0"/>
          <w:trHeight w:val="3075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highlight w:val="white"/>
                <w:rtl w:val="0"/>
              </w:rPr>
              <w:t xml:space="preserve">process_outcome_domains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knowledge_awareness_learning, decision_making_planning, uptake_adoption, behavioral_change, participation_coproduction, institutional_governance, access_information_services, yields_productivity, income_assets, livelihoods, wellbeing, risk_reduction, resilience_adaptive_capacity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highlight w:val="white"/>
                <w:rtl w:val="0"/>
              </w:rPr>
              <w:t xml:space="preserve">indicators_measured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free text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highlight w:val="white"/>
                <w:rtl w:val="0"/>
              </w:rPr>
              <w:t xml:space="preserve">methodological_approach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qualitative, quantitative, </w:t>
            </w:r>
            <w:del w:author="Jennifer Cisse" w:id="37" w:date="2026-04-17T16:17:31Z">
              <w:r w:rsidDel="00000000" w:rsidR="00000000" w:rsidRPr="00000000">
                <w:rPr>
                  <w:color w:val="1f2328"/>
                  <w:sz w:val="24"/>
                  <w:szCs w:val="24"/>
                  <w:highlight w:val="white"/>
                  <w:rtl w:val="0"/>
                </w:rPr>
                <w:delText xml:space="preserve">mixed_methods, </w:delText>
              </w:r>
            </w:del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participatory, modeling_with_empirical_validation</w:t>
            </w:r>
            <w:ins w:author="Jennifer Cisse" w:id="38" w:date="2026-04-17T16:17:33Z">
              <w:r w:rsidDel="00000000" w:rsidR="00000000" w:rsidRPr="00000000">
                <w:rPr>
                  <w:color w:val="1f2328"/>
                  <w:sz w:val="24"/>
                  <w:szCs w:val="24"/>
                  <w:highlight w:val="white"/>
                  <w:rtl w:val="0"/>
                </w:rPr>
                <w:t xml:space="preserve">; experimental</w:t>
              </w:r>
            </w:ins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highlight w:val="white"/>
                <w:rtl w:val="0"/>
              </w:rPr>
              <w:t xml:space="preserve">purpose_of_assessment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project_learning, program_evaluation, donor_reporting, national_reporting, research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highlight w:val="white"/>
                <w:rtl w:val="0"/>
              </w:rPr>
              <w:t xml:space="preserve">data_sources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surveys, administrative_data, remote_sensing, participatory_methods, secondary_data</w:t>
            </w:r>
            <w:ins w:author="Jennifer Cisse" w:id="39" w:date="2026-04-17T16:17:46Z">
              <w:r w:rsidDel="00000000" w:rsidR="00000000" w:rsidRPr="00000000">
                <w:rPr>
                  <w:color w:val="1f2328"/>
                  <w:sz w:val="24"/>
                  <w:szCs w:val="24"/>
                  <w:highlight w:val="white"/>
                  <w:rtl w:val="0"/>
                </w:rPr>
                <w:t xml:space="preserve">, other</w:t>
              </w:r>
            </w:ins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highlight w:val="white"/>
                <w:rtl w:val="0"/>
              </w:rPr>
              <w:t xml:space="preserve">temporal_coverage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cross_sectional, seasonal, longitudinal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highlight w:val="white"/>
                <w:rtl w:val="0"/>
              </w:rPr>
              <w:t xml:space="preserve">cost_data_reported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yes, no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del w:author="Jennifer Cisse" w:id="40" w:date="2026-04-17T16:13:25Z">
              <w:r w:rsidDel="00000000" w:rsidR="00000000" w:rsidRPr="00000000">
                <w:rPr>
                  <w:rFonts w:ascii="Courier New" w:cs="Courier New" w:eastAsia="Courier New" w:hAnsi="Courier New"/>
                  <w:color w:val="188038"/>
                  <w:sz w:val="20"/>
                  <w:szCs w:val="20"/>
                  <w:highlight w:val="white"/>
                  <w:rtl w:val="0"/>
                </w:rPr>
                <w:delText xml:space="preserve">equity_inclusion</w:delText>
              </w:r>
            </w:del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del w:author="Jennifer Cisse" w:id="40" w:date="2026-04-17T16:13:25Z">
              <w:r w:rsidDel="00000000" w:rsidR="00000000" w:rsidRPr="00000000">
                <w:rPr>
                  <w:color w:val="1f2328"/>
                  <w:sz w:val="24"/>
                  <w:szCs w:val="24"/>
                  <w:highlight w:val="white"/>
                  <w:rtl w:val="0"/>
                </w:rPr>
                <w:delText xml:space="preserve">gender, youth, land_tenure, disability, other, none_reported</w:delText>
              </w:r>
            </w:del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highlight w:val="white"/>
                <w:rtl w:val="0"/>
              </w:rPr>
              <w:t xml:space="preserve">strengths_and_limitations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free text (Strength: ... / Limitation: ...)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highlight w:val="white"/>
                <w:rtl w:val="0"/>
              </w:rPr>
              <w:t xml:space="preserve">lessons_learned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free text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highlight w:val="white"/>
                <w:rtl w:val="0"/>
              </w:rPr>
              <w:t xml:space="preserve">validity_notes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free text</w:t>
            </w:r>
          </w:p>
        </w:tc>
      </w:tr>
    </w:tbl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ennifer Cisse" w:id="0" w:date="2026-04-16T14:48:22Z"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Let's talk about this</w:t>
      </w:r>
    </w:p>
  </w:comment>
  <w:comment w:author="Jennifer Cisse" w:id="3" w:date="2026-04-16T15:10:56Z"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we want to talk a bit about the random selection convergence process and number of rounds?</w:t>
      </w:r>
    </w:p>
  </w:comment>
  <w:comment w:author="Jennifer Cisse" w:id="2" w:date="2026-04-17T16:15:05Z"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Maybe we keep this for the LLM?</w:t>
      </w:r>
    </w:p>
  </w:comment>
  <w:comment w:author="Jennifer Cisse" w:id="1" w:date="2026-04-17T16:14:38Z"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@zarrar@bristlep.com cab you update this please?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rive.google.com/drive/folders/1DLifotAW4YcYZZ-5iYd0T0X0Q-N3MOmQ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